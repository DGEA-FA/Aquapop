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5711" w14:textId="6696F6B4" w:rsidR="0020451A" w:rsidRPr="00D347AF" w:rsidRDefault="0020451A" w:rsidP="00D347AF">
      <w:pPr>
        <w:pStyle w:val="Titre"/>
      </w:pPr>
      <w:r w:rsidRPr="00D347AF">
        <w:t xml:space="preserve">Guide d’utilisation de l’application </w:t>
      </w:r>
      <w:commentRangeStart w:id="0"/>
      <w:proofErr w:type="spellStart"/>
      <w:r w:rsidR="00DF2AD2" w:rsidRPr="00D347AF">
        <w:t>aquapop</w:t>
      </w:r>
      <w:commentRangeEnd w:id="0"/>
      <w:proofErr w:type="spellEnd"/>
      <w:r w:rsidR="00DF2AD2" w:rsidRPr="00D347AF">
        <w:rPr>
          <w:rStyle w:val="Marquedecommentaire"/>
          <w:sz w:val="56"/>
          <w:szCs w:val="56"/>
        </w:rPr>
        <w:commentReference w:id="0"/>
      </w:r>
      <w:r w:rsidR="00DF2AD2" w:rsidRPr="00D347AF">
        <w:t xml:space="preserve"> version 0.0.0.9000.</w:t>
      </w:r>
    </w:p>
    <w:p w14:paraId="1D2525F5" w14:textId="77777777" w:rsidR="00031689" w:rsidRDefault="00031689" w:rsidP="00031689">
      <w:pPr>
        <w:pStyle w:val="Sous-titre"/>
        <w:rPr>
          <w:rFonts w:eastAsia="Times New Roman"/>
          <w:lang w:eastAsia="fr-CA"/>
        </w:rPr>
      </w:pPr>
      <w:r w:rsidRPr="00031689">
        <w:rPr>
          <w:rFonts w:eastAsia="Times New Roman"/>
          <w:lang w:eastAsia="fr-CA"/>
        </w:rPr>
        <w:t>Outil d’aide à l’analyse de données d’inventaire ichtyologique</w:t>
      </w:r>
    </w:p>
    <w:p w14:paraId="43870D8E" w14:textId="4BD4D8FE" w:rsidR="00A53AD5" w:rsidRPr="00121349" w:rsidRDefault="00121349" w:rsidP="00121349">
      <w:pPr>
        <w:pStyle w:val="Titre1"/>
        <w:rPr>
          <w:b/>
          <w:bCs/>
          <w:lang w:eastAsia="fr-CA"/>
        </w:rPr>
      </w:pPr>
      <w:r>
        <w:t xml:space="preserve">Section 1 – </w:t>
      </w:r>
      <w:r w:rsidRPr="00121349">
        <w:rPr>
          <w:rStyle w:val="lev"/>
          <w:b w:val="0"/>
          <w:bCs w:val="0"/>
        </w:rPr>
        <w:t xml:space="preserve">Introduction </w:t>
      </w:r>
      <w:commentRangeStart w:id="1"/>
      <w:commentRangeStart w:id="2"/>
      <w:r w:rsidRPr="00121349">
        <w:rPr>
          <w:rStyle w:val="lev"/>
          <w:b w:val="0"/>
          <w:bCs w:val="0"/>
        </w:rPr>
        <w:t>générale</w:t>
      </w:r>
      <w:commentRangeEnd w:id="1"/>
      <w:r w:rsidR="0031378E">
        <w:rPr>
          <w:rStyle w:val="Marquedecommentaire"/>
          <w:rFonts w:asciiTheme="minorHAnsi" w:eastAsiaTheme="minorHAnsi" w:hAnsiTheme="minorHAnsi" w:cstheme="minorBidi"/>
          <w:color w:val="auto"/>
        </w:rPr>
        <w:commentReference w:id="1"/>
      </w:r>
      <w:commentRangeEnd w:id="2"/>
      <w:r w:rsidR="0031378E">
        <w:rPr>
          <w:rStyle w:val="Marquedecommentaire"/>
          <w:rFonts w:asciiTheme="minorHAnsi" w:eastAsiaTheme="minorHAnsi" w:hAnsiTheme="minorHAnsi" w:cstheme="minorBidi"/>
          <w:color w:val="auto"/>
        </w:rPr>
        <w:commentReference w:id="2"/>
      </w:r>
    </w:p>
    <w:p w14:paraId="3C18A26E" w14:textId="6A541A97" w:rsidR="00657622" w:rsidRDefault="00657622" w:rsidP="00121349">
      <w:pPr>
        <w:pStyle w:val="Titre2"/>
      </w:pPr>
      <w:r>
        <w:t>Présentation</w:t>
      </w:r>
    </w:p>
    <w:p w14:paraId="25859E7E" w14:textId="307113A1" w:rsidR="00025B9D" w:rsidRDefault="004E5986" w:rsidP="004E5986">
      <w:r>
        <w:t xml:space="preserve">Dans le cadre des suivis de la faune aquatique réalisés par le </w:t>
      </w:r>
      <w:proofErr w:type="gramStart"/>
      <w:r w:rsidR="005A0FB0" w:rsidRPr="000A0299">
        <w:t>Ministère de l’Environnement</w:t>
      </w:r>
      <w:proofErr w:type="gramEnd"/>
      <w:r w:rsidR="005A0FB0" w:rsidRPr="000A0299">
        <w:t>, de la Lutte contre les changements climatiques, de la Faune et des Parcs</w:t>
      </w:r>
      <w:r w:rsidR="006F3F3E">
        <w:t xml:space="preserve"> (MELCCFP)</w:t>
      </w:r>
      <w:r>
        <w:t xml:space="preserve">, les inventaires ichtyologiques </w:t>
      </w:r>
      <w:ins w:id="3" w:author="Gagné, Stéphanie (DEFA)" w:date="2025-04-30T13:48:00Z">
        <w:r w:rsidR="00CC1651">
          <w:t xml:space="preserve">visant les populations de doré jaune, de touladi et d’omble de fontaine </w:t>
        </w:r>
      </w:ins>
      <w:r>
        <w:t>en lac sont réalisés selon des méthodes rigoureusement normalisées</w:t>
      </w:r>
      <w:sdt>
        <w:sdtPr>
          <w:id w:val="-2038186830"/>
          <w:citation/>
        </w:sdtPr>
        <w:sdtContent>
          <w:r w:rsidR="005A0FB0">
            <w:fldChar w:fldCharType="begin"/>
          </w:r>
          <w:r w:rsidR="005A0FB0">
            <w:instrText xml:space="preserve"> CITATION SFA \l 3084 </w:instrText>
          </w:r>
          <w:r w:rsidR="005A0FB0">
            <w:fldChar w:fldCharType="separate"/>
          </w:r>
          <w:r w:rsidR="00A90642">
            <w:rPr>
              <w:noProof/>
            </w:rPr>
            <w:t xml:space="preserve"> (Service de la faune aquatique, 2011)</w:t>
          </w:r>
          <w:r w:rsidR="005A0FB0">
            <w:fldChar w:fldCharType="end"/>
          </w:r>
        </w:sdtContent>
      </w:sdt>
      <w:r>
        <w:t xml:space="preserve">. </w:t>
      </w:r>
      <w:r w:rsidR="00C12ADC">
        <w:t>Afin d’assurer la qualité, la cohérence et la comparabilité des résultats produits à partir de ces inventaires — entre les projets et au fil du temps —, il est essentiel que leur analyse repose elle aussi sur des approches structurées et reproductibles.</w:t>
      </w:r>
    </w:p>
    <w:p w14:paraId="1FE69372" w14:textId="7525011E" w:rsidR="00150814" w:rsidRDefault="00D15BDE" w:rsidP="00150814">
      <w:r>
        <w:t xml:space="preserve">C’est dans cette optique que le premier outil </w:t>
      </w:r>
      <w:proofErr w:type="spellStart"/>
      <w:r>
        <w:rPr>
          <w:rStyle w:val="lev"/>
        </w:rPr>
        <w:t>Dynapop</w:t>
      </w:r>
      <w:proofErr w:type="spellEnd"/>
      <w:ins w:id="4" w:author="Gagné, Stéphanie (DEFA)" w:date="2025-04-30T13:17:00Z">
        <w:r w:rsidR="00D57BB8">
          <w:rPr>
            <w:rStyle w:val="lev"/>
          </w:rPr>
          <w:t>-QC</w:t>
        </w:r>
      </w:ins>
      <w:r>
        <w:t xml:space="preserve"> a été développé </w:t>
      </w:r>
      <w:ins w:id="5" w:author="Gagné, Stéphanie (DEFA)" w:date="2025-04-30T13:18:00Z">
        <w:r w:rsidR="00D57BB8">
          <w:t xml:space="preserve">par le MELCCFP </w:t>
        </w:r>
      </w:ins>
      <w:r>
        <w:t xml:space="preserve">en </w:t>
      </w:r>
      <w:del w:id="6" w:author="Gagné, Stéphanie (DEFA)" w:date="2025-04-30T13:15:00Z">
        <w:r w:rsidDel="00D57BB8">
          <w:delText>20XX</w:delText>
        </w:r>
      </w:del>
      <w:ins w:id="7" w:author="Gagné, Stéphanie (DEFA)" w:date="2025-04-30T13:15:00Z">
        <w:r w:rsidR="00D57BB8">
          <w:t>2016</w:t>
        </w:r>
      </w:ins>
      <w:r>
        <w:t xml:space="preserve">, sous Excel, pour </w:t>
      </w:r>
      <w:r w:rsidR="003F2C75">
        <w:t xml:space="preserve">faciliter l’analyse des données issues des pêches </w:t>
      </w:r>
      <w:del w:id="8" w:author="Gagné, Stéphanie (DEFA)" w:date="2025-04-30T13:46:00Z">
        <w:r w:rsidR="003F2C75" w:rsidDel="00CC1651">
          <w:delText xml:space="preserve">ichtyologiques </w:delText>
        </w:r>
      </w:del>
      <w:ins w:id="9" w:author="Gagné, Stéphanie (DEFA)" w:date="2025-04-30T13:46:00Z">
        <w:r w:rsidR="00CC1651">
          <w:t xml:space="preserve">expérimentales </w:t>
        </w:r>
      </w:ins>
      <w:r w:rsidR="003F2C75">
        <w:t xml:space="preserve">normalisées </w:t>
      </w:r>
      <w:ins w:id="10" w:author="Gagné, Stéphanie (DEFA)" w:date="2025-04-30T13:46:00Z">
        <w:r w:rsidR="00CC1651">
          <w:t xml:space="preserve">(PEN) </w:t>
        </w:r>
      </w:ins>
      <w:r>
        <w:t xml:space="preserve">et </w:t>
      </w:r>
      <w:r w:rsidR="00D6731B">
        <w:t>standardiser</w:t>
      </w:r>
      <w:r>
        <w:t xml:space="preserve"> certaines étapes clés (</w:t>
      </w:r>
      <w:ins w:id="11" w:author="Gagné, Stéphanie (DEFA)" w:date="2025-04-30T13:16:00Z">
        <w:r w:rsidR="00D57BB8">
          <w:t>Plourde &amp; Arvisais 2016</w:t>
        </w:r>
      </w:ins>
      <w:del w:id="12" w:author="Gagné, Stéphanie (DEFA)" w:date="2025-04-30T13:16:00Z">
        <w:r w:rsidRPr="00357515" w:rsidDel="00D57BB8">
          <w:rPr>
            <w:highlight w:val="yellow"/>
          </w:rPr>
          <w:delText>SOURCE</w:delText>
        </w:r>
      </w:del>
      <w:r>
        <w:t>).</w:t>
      </w:r>
      <w:r w:rsidR="00221C9D">
        <w:t xml:space="preserve"> </w:t>
      </w:r>
      <w:r w:rsidR="00357515">
        <w:t xml:space="preserve">Il a été revisité en 2021 sous </w:t>
      </w:r>
      <w:del w:id="13" w:author="Gagné, Stéphanie (DEFA)" w:date="2025-04-30T13:18:00Z">
        <w:r w:rsidR="00357515" w:rsidDel="00D57BB8">
          <w:delText>l’appellation</w:delText>
        </w:r>
        <w:r w:rsidR="00221C9D" w:rsidDel="00D57BB8">
          <w:delText xml:space="preserve"> appelé DYNAPOP-QC</w:delText>
        </w:r>
      </w:del>
      <w:ins w:id="14" w:author="Gagné, Stéphanie (DEFA)" w:date="2025-04-30T13:18:00Z">
        <w:r w:rsidR="00D57BB8">
          <w:t xml:space="preserve"> la version 2.0</w:t>
        </w:r>
      </w:ins>
      <w:commentRangeStart w:id="15"/>
      <w:sdt>
        <w:sdtPr>
          <w:id w:val="53200137"/>
          <w:citation/>
        </w:sdtPr>
        <w:sdtContent>
          <w:r w:rsidR="00DF2AD2">
            <w:fldChar w:fldCharType="begin"/>
          </w:r>
          <w:r w:rsidR="00DF2AD2">
            <w:instrText xml:space="preserve"> CITATION Plo21 \l 3084 </w:instrText>
          </w:r>
          <w:r w:rsidR="00DF2AD2">
            <w:fldChar w:fldCharType="separate"/>
          </w:r>
          <w:r w:rsidR="00DF2AD2">
            <w:rPr>
              <w:noProof/>
            </w:rPr>
            <w:t xml:space="preserve"> (Plourde, Arvisais, Tremblay, &amp; Gagné, 2021)</w:t>
          </w:r>
          <w:r w:rsidR="00DF2AD2">
            <w:fldChar w:fldCharType="end"/>
          </w:r>
        </w:sdtContent>
      </w:sdt>
      <w:commentRangeEnd w:id="15"/>
      <w:r w:rsidR="00D57BB8">
        <w:rPr>
          <w:rStyle w:val="Marquedecommentaire"/>
        </w:rPr>
        <w:commentReference w:id="15"/>
      </w:r>
      <w:r w:rsidR="00221C9D">
        <w:t xml:space="preserve">. </w:t>
      </w:r>
      <w:r>
        <w:t xml:space="preserve">En continuité avec ce travail, la </w:t>
      </w:r>
      <w:ins w:id="16" w:author="Gagné, Stéphanie (DEFA)" w:date="2025-04-30T13:20:00Z">
        <w:r w:rsidR="00D57BB8">
          <w:t>direction principale de l’expertise sur la faune aquatique (</w:t>
        </w:r>
      </w:ins>
      <w:r>
        <w:t>D</w:t>
      </w:r>
      <w:ins w:id="17" w:author="Gagné, Stéphanie (DEFA)" w:date="2025-04-30T13:20:00Z">
        <w:r w:rsidR="00D57BB8">
          <w:t>P</w:t>
        </w:r>
      </w:ins>
      <w:r>
        <w:t>EFA</w:t>
      </w:r>
      <w:ins w:id="18" w:author="Gagné, Stéphanie (DEFA)" w:date="2025-04-30T13:20:00Z">
        <w:r w:rsidR="00D57BB8">
          <w:t>)</w:t>
        </w:r>
      </w:ins>
      <w:r>
        <w:t xml:space="preserve"> propose aujourd’hui une version actualisée : </w:t>
      </w:r>
      <w:proofErr w:type="spellStart"/>
      <w:r>
        <w:rPr>
          <w:rStyle w:val="lev"/>
        </w:rPr>
        <w:t>AquaPop</w:t>
      </w:r>
      <w:proofErr w:type="spellEnd"/>
      <w:r>
        <w:t xml:space="preserve">. Cet </w:t>
      </w:r>
      <w:r w:rsidR="00206F1F">
        <w:t xml:space="preserve">outil </w:t>
      </w:r>
      <w:r>
        <w:t>novat</w:t>
      </w:r>
      <w:r w:rsidR="00206F1F">
        <w:t>eur</w:t>
      </w:r>
      <w:r>
        <w:t xml:space="preserve"> tire </w:t>
      </w:r>
      <w:r w:rsidR="00150814">
        <w:t>des technologies contemporaines pour élargir les possibilités d’analyse, tout en en facilitant l’utilisation.</w:t>
      </w:r>
    </w:p>
    <w:p w14:paraId="62B9156D" w14:textId="5B306134" w:rsidR="00415354" w:rsidRDefault="00AC4F88" w:rsidP="00EE3B8C">
      <w:pPr>
        <w:rPr>
          <w:lang w:eastAsia="fr-CA"/>
        </w:rPr>
      </w:pPr>
      <w:proofErr w:type="spellStart"/>
      <w:r w:rsidRPr="00AC4F88">
        <w:rPr>
          <w:lang w:eastAsia="fr-CA"/>
        </w:rPr>
        <w:t>AquaPop</w:t>
      </w:r>
      <w:proofErr w:type="spellEnd"/>
      <w:r w:rsidRPr="00AC4F88">
        <w:rPr>
          <w:lang w:eastAsia="fr-CA"/>
        </w:rPr>
        <w:t xml:space="preserve"> </w:t>
      </w:r>
      <w:r w:rsidR="00400C71">
        <w:rPr>
          <w:lang w:eastAsia="fr-CA"/>
        </w:rPr>
        <w:t>est</w:t>
      </w:r>
      <w:r w:rsidRPr="00AC4F88">
        <w:rPr>
          <w:lang w:eastAsia="fr-CA"/>
        </w:rPr>
        <w:t xml:space="preserve"> conçu dans le langage </w:t>
      </w:r>
      <w:r w:rsidRPr="00AC4F88">
        <w:rPr>
          <w:b/>
          <w:bCs/>
          <w:lang w:eastAsia="fr-CA"/>
        </w:rPr>
        <w:t>R</w:t>
      </w:r>
      <w:r w:rsidRPr="00AC4F88">
        <w:rPr>
          <w:lang w:eastAsia="fr-CA"/>
        </w:rPr>
        <w:t xml:space="preserve">, un environnement de programmation largement utilisé en biologie, </w:t>
      </w:r>
      <w:r w:rsidR="007D4E03">
        <w:t xml:space="preserve">notamment dans les universités </w:t>
      </w:r>
      <w:r w:rsidR="00832D71">
        <w:t xml:space="preserve">québécoises </w:t>
      </w:r>
      <w:r w:rsidR="00536326">
        <w:t>où il fait partie de la formation des nouveaux diplômés</w:t>
      </w:r>
      <w:r w:rsidRPr="00AC4F88">
        <w:rPr>
          <w:lang w:eastAsia="fr-CA"/>
        </w:rPr>
        <w:t xml:space="preserve">. </w:t>
      </w:r>
      <w:r w:rsidR="00FC3D7A">
        <w:rPr>
          <w:lang w:eastAsia="fr-CA"/>
        </w:rPr>
        <w:t xml:space="preserve">Conformément aux </w:t>
      </w:r>
      <w:r w:rsidR="00336AD8">
        <w:t xml:space="preserve">approches </w:t>
      </w:r>
      <w:r w:rsidR="00E50A37">
        <w:rPr>
          <w:lang w:eastAsia="fr-CA"/>
        </w:rPr>
        <w:t>internationalement</w:t>
      </w:r>
      <w:r w:rsidR="00E3070A">
        <w:rPr>
          <w:lang w:eastAsia="fr-CA"/>
        </w:rPr>
        <w:t xml:space="preserve"> préconisées, </w:t>
      </w:r>
      <w:r w:rsidR="00DC7A15">
        <w:t xml:space="preserve">l’outil est structuré autour d’une </w:t>
      </w:r>
      <w:r w:rsidR="00DC7A15">
        <w:rPr>
          <w:rStyle w:val="lev"/>
        </w:rPr>
        <w:t>bibliothèque de fonctions analytiques</w:t>
      </w:r>
      <w:r w:rsidR="00DC7A15">
        <w:t xml:space="preserve">, c’est-à-dire un ensemble de fonctions spécialisées pouvant être utilisées individuellement dans des scripts par les biologistes à l’aise avec la programmation. </w:t>
      </w:r>
      <w:r w:rsidR="00DD01BD">
        <w:t xml:space="preserve">Ces mêmes fonctions sont également regroupées et rendues accessibles à travers une interface </w:t>
      </w:r>
      <w:commentRangeStart w:id="19"/>
      <w:r w:rsidR="00DD01BD">
        <w:t>interactive</w:t>
      </w:r>
      <w:r w:rsidR="000637D9">
        <w:t xml:space="preserve"> </w:t>
      </w:r>
      <w:commentRangeEnd w:id="19"/>
      <w:r w:rsidR="00D201AE">
        <w:rPr>
          <w:rStyle w:val="Marquedecommentaire"/>
        </w:rPr>
        <w:commentReference w:id="19"/>
      </w:r>
      <w:r w:rsidR="000637D9">
        <w:t>(SOURCER SHINY)</w:t>
      </w:r>
      <w:r w:rsidR="00DD01BD">
        <w:t>, permettant une utilisation entièrement clé en main</w:t>
      </w:r>
      <w:r w:rsidR="00424EB0" w:rsidRPr="00424EB0">
        <w:t xml:space="preserve"> </w:t>
      </w:r>
      <w:r w:rsidR="00424EB0">
        <w:t>pour importer, visualiser, analyser et exporter des données relatives aux populations de poissons</w:t>
      </w:r>
      <w:r w:rsidR="00DD01BD">
        <w:t xml:space="preserve">, sans aucune manipulation de code. Cette approche a été pensée pour répondre à un besoin bien concret : produire rapidement des résultats d’inventaire fiables et reproductibles, </w:t>
      </w:r>
      <w:ins w:id="20" w:author="Gagné, Stéphanie (DEFA)" w:date="2025-04-30T13:21:00Z">
        <w:r w:rsidR="00D57BB8">
          <w:t xml:space="preserve">pour des </w:t>
        </w:r>
      </w:ins>
      <w:ins w:id="21" w:author="Gagné, Stéphanie (DEFA)" w:date="2025-04-30T13:22:00Z">
        <w:r w:rsidR="00D57BB8">
          <w:t xml:space="preserve">biologistes n’étant pas tous au même niveau d’aisance avec la programmation dans R, </w:t>
        </w:r>
      </w:ins>
      <w:r w:rsidR="00DD01BD">
        <w:t>dans un contexte où les équipes sont souvent surchargées et où les manipulations à effectuer sont en grande partie récurrentes d’un projet à l’autre.</w:t>
      </w:r>
      <w:r w:rsidR="00415354">
        <w:t xml:space="preserve"> </w:t>
      </w:r>
      <w:r w:rsidR="00415354" w:rsidRPr="00E50A37">
        <w:rPr>
          <w:lang w:eastAsia="fr-CA"/>
        </w:rPr>
        <w:t xml:space="preserve">Cette architecture hybride garantit souplesse, accessibilité et rigueur pour une diversité de profils d’utilisateurs. </w:t>
      </w:r>
    </w:p>
    <w:p w14:paraId="0C591B5B" w14:textId="27727131" w:rsidR="00415354" w:rsidRDefault="00415354" w:rsidP="00150814">
      <w:r>
        <w:t xml:space="preserve">Conçu selon des standards reconnus en programmation statistique et en développement logiciel, l’outil </w:t>
      </w:r>
      <w:proofErr w:type="spellStart"/>
      <w:r>
        <w:t>AquaPop</w:t>
      </w:r>
      <w:proofErr w:type="spellEnd"/>
      <w:r>
        <w:t xml:space="preserve"> est structuré de manière à pouvoir évoluer dans le temps. De nouvelles fonctionnalités peuvent être intégrées, des corrections apportées ou des ajustements méthodologiques réalisés en fonction des avancées scientifiques et des besoins exprimés </w:t>
      </w:r>
      <w:r w:rsidR="00097B8C">
        <w:t>par les utilisateurs.</w:t>
      </w:r>
      <w:r>
        <w:t xml:space="preserve"> Cette flexibilité permet non seulement de maintenir la qualité scientifique de l’outil, </w:t>
      </w:r>
      <w:r>
        <w:lastRenderedPageBreak/>
        <w:t xml:space="preserve">mais aussi d’assurer sa pérennité et son alignement avec les pratiques analytiques en constante évolution au sein du Ministère. </w:t>
      </w:r>
      <w:proofErr w:type="spellStart"/>
      <w:r>
        <w:t>AquaPop</w:t>
      </w:r>
      <w:proofErr w:type="spellEnd"/>
      <w:r>
        <w:t xml:space="preserve"> est donc appelé à s’enrichir progressivement, tout en conservant un cadre </w:t>
      </w:r>
      <w:r w:rsidR="009F081E">
        <w:t>standardisé</w:t>
      </w:r>
      <w:r>
        <w:t xml:space="preserve"> pour l’analyse des inventaires ichtyologiques.</w:t>
      </w:r>
    </w:p>
    <w:p w14:paraId="55F8E0C9" w14:textId="6F128D0C" w:rsidR="00EA4DFC" w:rsidRDefault="0059404F" w:rsidP="00EA4DFC">
      <w:pPr>
        <w:pStyle w:val="Titre3"/>
      </w:pPr>
      <w:r>
        <w:rPr>
          <w:noProof/>
        </w:rPr>
        <mc:AlternateContent>
          <mc:Choice Requires="wps">
            <w:drawing>
              <wp:anchor distT="365760" distB="365760" distL="365760" distR="365760" simplePos="0" relativeHeight="251659264" behindDoc="0" locked="0" layoutInCell="1" allowOverlap="1" wp14:anchorId="355839DA" wp14:editId="69B95C0C">
                <wp:simplePos x="0" y="0"/>
                <wp:positionH relativeFrom="margin">
                  <wp:posOffset>28575</wp:posOffset>
                </wp:positionH>
                <wp:positionV relativeFrom="margin">
                  <wp:posOffset>161925</wp:posOffset>
                </wp:positionV>
                <wp:extent cx="5459730" cy="1885950"/>
                <wp:effectExtent l="38100" t="57150" r="45720" b="57150"/>
                <wp:wrapSquare wrapText="bothSides"/>
                <wp:docPr id="137" name="Zone de texte 137"/>
                <wp:cNvGraphicFramePr/>
                <a:graphic xmlns:a="http://schemas.openxmlformats.org/drawingml/2006/main">
                  <a:graphicData uri="http://schemas.microsoft.com/office/word/2010/wordprocessingShape">
                    <wps:wsp>
                      <wps:cNvSpPr txBox="1"/>
                      <wps:spPr>
                        <a:xfrm>
                          <a:off x="0" y="0"/>
                          <a:ext cx="5459730" cy="1885950"/>
                        </a:xfrm>
                        <a:custGeom>
                          <a:avLst/>
                          <a:gdLst>
                            <a:gd name="connsiteX0" fmla="*/ 0 w 5459730"/>
                            <a:gd name="connsiteY0" fmla="*/ 0 h 1885950"/>
                            <a:gd name="connsiteX1" fmla="*/ 600570 w 5459730"/>
                            <a:gd name="connsiteY1" fmla="*/ 0 h 1885950"/>
                            <a:gd name="connsiteX2" fmla="*/ 1037349 w 5459730"/>
                            <a:gd name="connsiteY2" fmla="*/ 0 h 1885950"/>
                            <a:gd name="connsiteX3" fmla="*/ 1583322 w 5459730"/>
                            <a:gd name="connsiteY3" fmla="*/ 0 h 1885950"/>
                            <a:gd name="connsiteX4" fmla="*/ 2183892 w 5459730"/>
                            <a:gd name="connsiteY4" fmla="*/ 0 h 1885950"/>
                            <a:gd name="connsiteX5" fmla="*/ 2729865 w 5459730"/>
                            <a:gd name="connsiteY5" fmla="*/ 0 h 1885950"/>
                            <a:gd name="connsiteX6" fmla="*/ 3221241 w 5459730"/>
                            <a:gd name="connsiteY6" fmla="*/ 0 h 1885950"/>
                            <a:gd name="connsiteX7" fmla="*/ 3658019 w 5459730"/>
                            <a:gd name="connsiteY7" fmla="*/ 0 h 1885950"/>
                            <a:gd name="connsiteX8" fmla="*/ 4040200 w 5459730"/>
                            <a:gd name="connsiteY8" fmla="*/ 0 h 1885950"/>
                            <a:gd name="connsiteX9" fmla="*/ 4531576 w 5459730"/>
                            <a:gd name="connsiteY9" fmla="*/ 0 h 1885950"/>
                            <a:gd name="connsiteX10" fmla="*/ 5459730 w 5459730"/>
                            <a:gd name="connsiteY10" fmla="*/ 0 h 1885950"/>
                            <a:gd name="connsiteX11" fmla="*/ 5459730 w 5459730"/>
                            <a:gd name="connsiteY11" fmla="*/ 509207 h 1885950"/>
                            <a:gd name="connsiteX12" fmla="*/ 5459730 w 5459730"/>
                            <a:gd name="connsiteY12" fmla="*/ 961835 h 1885950"/>
                            <a:gd name="connsiteX13" fmla="*/ 5459730 w 5459730"/>
                            <a:gd name="connsiteY13" fmla="*/ 1414463 h 1885950"/>
                            <a:gd name="connsiteX14" fmla="*/ 5459730 w 5459730"/>
                            <a:gd name="connsiteY14" fmla="*/ 1885950 h 1885950"/>
                            <a:gd name="connsiteX15" fmla="*/ 4913757 w 5459730"/>
                            <a:gd name="connsiteY15" fmla="*/ 1885950 h 1885950"/>
                            <a:gd name="connsiteX16" fmla="*/ 4367784 w 5459730"/>
                            <a:gd name="connsiteY16" fmla="*/ 1885950 h 1885950"/>
                            <a:gd name="connsiteX17" fmla="*/ 3821811 w 5459730"/>
                            <a:gd name="connsiteY17" fmla="*/ 1885950 h 1885950"/>
                            <a:gd name="connsiteX18" fmla="*/ 3385033 w 5459730"/>
                            <a:gd name="connsiteY18" fmla="*/ 1885950 h 1885950"/>
                            <a:gd name="connsiteX19" fmla="*/ 2729865 w 5459730"/>
                            <a:gd name="connsiteY19" fmla="*/ 1885950 h 1885950"/>
                            <a:gd name="connsiteX20" fmla="*/ 2293087 w 5459730"/>
                            <a:gd name="connsiteY20" fmla="*/ 1885950 h 1885950"/>
                            <a:gd name="connsiteX21" fmla="*/ 1856308 w 5459730"/>
                            <a:gd name="connsiteY21" fmla="*/ 1885950 h 1885950"/>
                            <a:gd name="connsiteX22" fmla="*/ 1201141 w 5459730"/>
                            <a:gd name="connsiteY22" fmla="*/ 1885950 h 1885950"/>
                            <a:gd name="connsiteX23" fmla="*/ 764362 w 5459730"/>
                            <a:gd name="connsiteY23" fmla="*/ 1885950 h 1885950"/>
                            <a:gd name="connsiteX24" fmla="*/ 0 w 5459730"/>
                            <a:gd name="connsiteY24" fmla="*/ 1885950 h 1885950"/>
                            <a:gd name="connsiteX25" fmla="*/ 0 w 5459730"/>
                            <a:gd name="connsiteY25" fmla="*/ 1433322 h 1885950"/>
                            <a:gd name="connsiteX26" fmla="*/ 0 w 5459730"/>
                            <a:gd name="connsiteY26" fmla="*/ 999554 h 1885950"/>
                            <a:gd name="connsiteX27" fmla="*/ 0 w 5459730"/>
                            <a:gd name="connsiteY27" fmla="*/ 490347 h 1885950"/>
                            <a:gd name="connsiteX28" fmla="*/ 0 w 5459730"/>
                            <a:gd name="connsiteY28" fmla="*/ 0 h 1885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459730" h="1885950" extrusionOk="0">
                              <a:moveTo>
                                <a:pt x="0" y="0"/>
                              </a:moveTo>
                              <a:cubicBezTo>
                                <a:pt x="267674" y="-6699"/>
                                <a:pt x="418778" y="6653"/>
                                <a:pt x="600570" y="0"/>
                              </a:cubicBezTo>
                              <a:cubicBezTo>
                                <a:pt x="782362" y="-6653"/>
                                <a:pt x="862376" y="27692"/>
                                <a:pt x="1037349" y="0"/>
                              </a:cubicBezTo>
                              <a:cubicBezTo>
                                <a:pt x="1212322" y="-27692"/>
                                <a:pt x="1332597" y="50017"/>
                                <a:pt x="1583322" y="0"/>
                              </a:cubicBezTo>
                              <a:cubicBezTo>
                                <a:pt x="1834047" y="-50017"/>
                                <a:pt x="1998004" y="61248"/>
                                <a:pt x="2183892" y="0"/>
                              </a:cubicBezTo>
                              <a:cubicBezTo>
                                <a:pt x="2369780" y="-61248"/>
                                <a:pt x="2462348" y="47493"/>
                                <a:pt x="2729865" y="0"/>
                              </a:cubicBezTo>
                              <a:cubicBezTo>
                                <a:pt x="2997382" y="-47493"/>
                                <a:pt x="3066849" y="32563"/>
                                <a:pt x="3221241" y="0"/>
                              </a:cubicBezTo>
                              <a:cubicBezTo>
                                <a:pt x="3375633" y="-32563"/>
                                <a:pt x="3506733" y="48365"/>
                                <a:pt x="3658019" y="0"/>
                              </a:cubicBezTo>
                              <a:cubicBezTo>
                                <a:pt x="3809305" y="-48365"/>
                                <a:pt x="3935359" y="24726"/>
                                <a:pt x="4040200" y="0"/>
                              </a:cubicBezTo>
                              <a:cubicBezTo>
                                <a:pt x="4145041" y="-24726"/>
                                <a:pt x="4356393" y="51033"/>
                                <a:pt x="4531576" y="0"/>
                              </a:cubicBezTo>
                              <a:cubicBezTo>
                                <a:pt x="4706759" y="-51033"/>
                                <a:pt x="5063774" y="1307"/>
                                <a:pt x="5459730" y="0"/>
                              </a:cubicBezTo>
                              <a:cubicBezTo>
                                <a:pt x="5512265" y="160557"/>
                                <a:pt x="5419885" y="268837"/>
                                <a:pt x="5459730" y="509207"/>
                              </a:cubicBezTo>
                              <a:cubicBezTo>
                                <a:pt x="5499575" y="749577"/>
                                <a:pt x="5442483" y="806881"/>
                                <a:pt x="5459730" y="961835"/>
                              </a:cubicBezTo>
                              <a:cubicBezTo>
                                <a:pt x="5476977" y="1116789"/>
                                <a:pt x="5445888" y="1258524"/>
                                <a:pt x="5459730" y="1414463"/>
                              </a:cubicBezTo>
                              <a:cubicBezTo>
                                <a:pt x="5473572" y="1570402"/>
                                <a:pt x="5448721" y="1693093"/>
                                <a:pt x="5459730" y="1885950"/>
                              </a:cubicBezTo>
                              <a:cubicBezTo>
                                <a:pt x="5226318" y="1919088"/>
                                <a:pt x="5034534" y="1824505"/>
                                <a:pt x="4913757" y="1885950"/>
                              </a:cubicBezTo>
                              <a:cubicBezTo>
                                <a:pt x="4792980" y="1947395"/>
                                <a:pt x="4604414" y="1850720"/>
                                <a:pt x="4367784" y="1885950"/>
                              </a:cubicBezTo>
                              <a:cubicBezTo>
                                <a:pt x="4131154" y="1921180"/>
                                <a:pt x="4019785" y="1885142"/>
                                <a:pt x="3821811" y="1885950"/>
                              </a:cubicBezTo>
                              <a:cubicBezTo>
                                <a:pt x="3623837" y="1886758"/>
                                <a:pt x="3548360" y="1880624"/>
                                <a:pt x="3385033" y="1885950"/>
                              </a:cubicBezTo>
                              <a:cubicBezTo>
                                <a:pt x="3221706" y="1891276"/>
                                <a:pt x="3017429" y="1874731"/>
                                <a:pt x="2729865" y="1885950"/>
                              </a:cubicBezTo>
                              <a:cubicBezTo>
                                <a:pt x="2442301" y="1897169"/>
                                <a:pt x="2417443" y="1880760"/>
                                <a:pt x="2293087" y="1885950"/>
                              </a:cubicBezTo>
                              <a:cubicBezTo>
                                <a:pt x="2168731" y="1891140"/>
                                <a:pt x="1978568" y="1857929"/>
                                <a:pt x="1856308" y="1885950"/>
                              </a:cubicBezTo>
                              <a:cubicBezTo>
                                <a:pt x="1734048" y="1913971"/>
                                <a:pt x="1387682" y="1842015"/>
                                <a:pt x="1201141" y="1885950"/>
                              </a:cubicBezTo>
                              <a:cubicBezTo>
                                <a:pt x="1014600" y="1929885"/>
                                <a:pt x="944257" y="1843549"/>
                                <a:pt x="764362" y="1885950"/>
                              </a:cubicBezTo>
                              <a:cubicBezTo>
                                <a:pt x="584467" y="1928351"/>
                                <a:pt x="253614" y="1817571"/>
                                <a:pt x="0" y="1885950"/>
                              </a:cubicBezTo>
                              <a:cubicBezTo>
                                <a:pt x="-47598" y="1722721"/>
                                <a:pt x="50422" y="1576086"/>
                                <a:pt x="0" y="1433322"/>
                              </a:cubicBezTo>
                              <a:cubicBezTo>
                                <a:pt x="-50422" y="1290558"/>
                                <a:pt x="20082" y="1185705"/>
                                <a:pt x="0" y="999554"/>
                              </a:cubicBezTo>
                              <a:cubicBezTo>
                                <a:pt x="-20082" y="813403"/>
                                <a:pt x="13995" y="627123"/>
                                <a:pt x="0" y="490347"/>
                              </a:cubicBezTo>
                              <a:cubicBezTo>
                                <a:pt x="-13995" y="353571"/>
                                <a:pt x="42066" y="208136"/>
                                <a:pt x="0" y="0"/>
                              </a:cubicBezTo>
                              <a:close/>
                            </a:path>
                          </a:pathLst>
                        </a:custGeom>
                        <a:noFill/>
                        <a:ln w="28575">
                          <a:solidFill>
                            <a:schemeClr val="accent1"/>
                          </a:solidFill>
                          <a:extLst>
                            <a:ext uri="{C807C97D-BFC1-408E-A445-0C87EB9F89A2}">
                              <ask:lineSketchStyleProps xmlns:ask="http://schemas.microsoft.com/office/drawing/2018/sketchyshapes" sd="1041015238">
                                <a:prstGeom prst="rect">
                                  <a:avLst/>
                                </a:prstGeom>
                                <ask:type>
                                  <ask:lineSketchScribble/>
                                </ask:type>
                              </ask:lineSketchStyleProps>
                            </a:ext>
                          </a:extLst>
                        </a:ln>
                        <a:effectLst/>
                      </wps:spPr>
                      <wps:style>
                        <a:lnRef idx="0">
                          <a:schemeClr val="accent1"/>
                        </a:lnRef>
                        <a:fillRef idx="0">
                          <a:schemeClr val="accent1"/>
                        </a:fillRef>
                        <a:effectRef idx="0">
                          <a:schemeClr val="accent1"/>
                        </a:effectRef>
                        <a:fontRef idx="minor">
                          <a:schemeClr val="dk1"/>
                        </a:fontRef>
                      </wps:style>
                      <wps:txbx>
                        <w:txbxContent>
                          <w:p w14:paraId="637A79FC" w14:textId="194257C5" w:rsidR="0059404F" w:rsidRDefault="0059404F">
                            <w:pPr>
                              <w:pStyle w:val="En-ttedetabledesmatires"/>
                              <w:spacing w:before="40" w:after="40" w:line="240" w:lineRule="auto"/>
                            </w:pPr>
                            <w:r>
                              <w:t>Ce que permet concrètement l’application AquaPop</w:t>
                            </w:r>
                          </w:p>
                          <w:p w14:paraId="6C73000B" w14:textId="3575F323"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Maintenir l’uniformité des analyses dans le respect des méthodes </w:t>
                            </w:r>
                            <w:r>
                              <w:rPr>
                                <w:color w:val="7F7F7F" w:themeColor="text1" w:themeTint="80"/>
                                <w:sz w:val="20"/>
                                <w:szCs w:val="20"/>
                              </w:rPr>
                              <w:t>préconisées</w:t>
                            </w:r>
                            <w:r w:rsidRPr="003D6BB0">
                              <w:rPr>
                                <w:color w:val="7F7F7F" w:themeColor="text1" w:themeTint="80"/>
                                <w:sz w:val="20"/>
                                <w:szCs w:val="20"/>
                              </w:rPr>
                              <w:t xml:space="preserve"> par le Ministère ;</w:t>
                            </w:r>
                          </w:p>
                          <w:p w14:paraId="12D5A5E7" w14:textId="053163D9"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Assurer la </w:t>
                            </w:r>
                            <w:r w:rsidRPr="0059404F">
                              <w:rPr>
                                <w:color w:val="7F7F7F" w:themeColor="text1" w:themeTint="80"/>
                                <w:sz w:val="20"/>
                                <w:szCs w:val="20"/>
                              </w:rPr>
                              <w:t xml:space="preserve">reproductibilité </w:t>
                            </w:r>
                            <w:r w:rsidRPr="003D6BB0">
                              <w:rPr>
                                <w:color w:val="7F7F7F" w:themeColor="text1" w:themeTint="80"/>
                                <w:sz w:val="20"/>
                                <w:szCs w:val="20"/>
                              </w:rPr>
                              <w:t>des résultats à partir d’un jeu de données brut normalisé</w:t>
                            </w:r>
                            <w:r w:rsidRPr="0059404F">
                              <w:rPr>
                                <w:color w:val="7F7F7F" w:themeColor="text1" w:themeTint="80"/>
                                <w:sz w:val="20"/>
                                <w:szCs w:val="20"/>
                              </w:rPr>
                              <w:t>, sans manipulation manuelle des fichiers</w:t>
                            </w:r>
                            <w:r w:rsidRPr="003D6BB0">
                              <w:rPr>
                                <w:color w:val="7F7F7F" w:themeColor="text1" w:themeTint="80"/>
                                <w:sz w:val="20"/>
                                <w:szCs w:val="20"/>
                              </w:rPr>
                              <w:t xml:space="preserve"> ;</w:t>
                            </w:r>
                          </w:p>
                          <w:p w14:paraId="71A68876" w14:textId="4292A1CA"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Faciliter la production de livrables reproductibles et cohérents entre les projets ;</w:t>
                            </w:r>
                          </w:p>
                          <w:p w14:paraId="134537BD" w14:textId="5B507F45"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Documenter et tracer les étapes des traitements analytiques réalisés ;</w:t>
                            </w:r>
                          </w:p>
                          <w:p w14:paraId="55125EE7" w14:textId="7B958770"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 xml:space="preserve">Économiser du temps en automatisant les analyses récurrentes </w:t>
                            </w:r>
                            <w:r w:rsidR="00BD33EF">
                              <w:rPr>
                                <w:color w:val="7F7F7F" w:themeColor="text1" w:themeTint="80"/>
                                <w:sz w:val="20"/>
                                <w:szCs w:val="20"/>
                              </w:rPr>
                              <w:t>d’un lac à l’autre</w:t>
                            </w:r>
                            <w:r w:rsidRPr="0059404F">
                              <w:rPr>
                                <w:color w:val="7F7F7F" w:themeColor="text1" w:themeTint="80"/>
                                <w:sz w:val="20"/>
                                <w:szCs w:val="20"/>
                              </w:rPr>
                              <w:t>;</w:t>
                            </w:r>
                          </w:p>
                          <w:p w14:paraId="3CCF9C1C" w14:textId="77777777"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Offrir deux niveaux d’utilisation :</w:t>
                            </w:r>
                          </w:p>
                          <w:p w14:paraId="03A4AFFF" w14:textId="589F1ACA"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interface interactive clé en main ;</w:t>
                            </w:r>
                          </w:p>
                          <w:p w14:paraId="6CCE87F3" w14:textId="185E084F"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bibliothèque de fonctions réutilisables dans des scripts 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5839DA" id="_x0000_t202" coordsize="21600,21600" o:spt="202" path="m,l,21600r21600,l21600,xe">
                <v:stroke joinstyle="miter"/>
                <v:path gradientshapeok="t" o:connecttype="rect"/>
              </v:shapetype>
              <v:shape id="Zone de texte 137" o:spid="_x0000_s1026" type="#_x0000_t202" style="position:absolute;margin-left:2.25pt;margin-top:12.75pt;width:429.9pt;height:148.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" filled="f" strokecolor="#4472c4 [3204]" strokeweight="2.25pt">
                <v:textbox inset="0,0,0,0">
                  <w:txbxContent>
                    <w:p w14:paraId="637A79FC" w14:textId="194257C5" w:rsidR="0059404F" w:rsidRDefault="0059404F">
                      <w:pPr>
                        <w:pStyle w:val="En-ttedetabledesmatires"/>
                        <w:spacing w:before="40" w:after="40" w:line="240" w:lineRule="auto"/>
                      </w:pPr>
                      <w:r>
                        <w:t>Ce que permet concrètement l’application AquaPop</w:t>
                      </w:r>
                    </w:p>
                    <w:p w14:paraId="6C73000B" w14:textId="3575F323"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Maintenir l’uniformité des analyses dans le respect des méthodes </w:t>
                      </w:r>
                      <w:r>
                        <w:rPr>
                          <w:color w:val="7F7F7F" w:themeColor="text1" w:themeTint="80"/>
                          <w:sz w:val="20"/>
                          <w:szCs w:val="20"/>
                        </w:rPr>
                        <w:t>préconisées</w:t>
                      </w:r>
                      <w:r w:rsidRPr="003D6BB0">
                        <w:rPr>
                          <w:color w:val="7F7F7F" w:themeColor="text1" w:themeTint="80"/>
                          <w:sz w:val="20"/>
                          <w:szCs w:val="20"/>
                        </w:rPr>
                        <w:t xml:space="preserve"> par le Ministère ;</w:t>
                      </w:r>
                    </w:p>
                    <w:p w14:paraId="12D5A5E7" w14:textId="053163D9"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Assurer la </w:t>
                      </w:r>
                      <w:r w:rsidRPr="0059404F">
                        <w:rPr>
                          <w:color w:val="7F7F7F" w:themeColor="text1" w:themeTint="80"/>
                          <w:sz w:val="20"/>
                          <w:szCs w:val="20"/>
                        </w:rPr>
                        <w:t xml:space="preserve">reproductibilité </w:t>
                      </w:r>
                      <w:r w:rsidRPr="003D6BB0">
                        <w:rPr>
                          <w:color w:val="7F7F7F" w:themeColor="text1" w:themeTint="80"/>
                          <w:sz w:val="20"/>
                          <w:szCs w:val="20"/>
                        </w:rPr>
                        <w:t>des résultats à partir d’un jeu de données brut normalisé</w:t>
                      </w:r>
                      <w:r w:rsidRPr="0059404F">
                        <w:rPr>
                          <w:color w:val="7F7F7F" w:themeColor="text1" w:themeTint="80"/>
                          <w:sz w:val="20"/>
                          <w:szCs w:val="20"/>
                        </w:rPr>
                        <w:t>, sans manipulation manuelle des fichiers</w:t>
                      </w:r>
                      <w:r w:rsidRPr="003D6BB0">
                        <w:rPr>
                          <w:color w:val="7F7F7F" w:themeColor="text1" w:themeTint="80"/>
                          <w:sz w:val="20"/>
                          <w:szCs w:val="20"/>
                        </w:rPr>
                        <w:t xml:space="preserve"> ;</w:t>
                      </w:r>
                    </w:p>
                    <w:p w14:paraId="71A68876" w14:textId="4292A1CA"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Faciliter la production de livrables reproductibles et cohérents entre les projets ;</w:t>
                      </w:r>
                    </w:p>
                    <w:p w14:paraId="134537BD" w14:textId="5B507F45"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Documenter et tracer les étapes des traitements analytiques réalisés ;</w:t>
                      </w:r>
                    </w:p>
                    <w:p w14:paraId="55125EE7" w14:textId="7B958770"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 xml:space="preserve">Économiser du temps en automatisant les analyses récurrentes </w:t>
                      </w:r>
                      <w:r w:rsidR="00BD33EF">
                        <w:rPr>
                          <w:color w:val="7F7F7F" w:themeColor="text1" w:themeTint="80"/>
                          <w:sz w:val="20"/>
                          <w:szCs w:val="20"/>
                        </w:rPr>
                        <w:t>d’un lac à l’autre</w:t>
                      </w:r>
                      <w:r w:rsidRPr="0059404F">
                        <w:rPr>
                          <w:color w:val="7F7F7F" w:themeColor="text1" w:themeTint="80"/>
                          <w:sz w:val="20"/>
                          <w:szCs w:val="20"/>
                        </w:rPr>
                        <w:t>;</w:t>
                      </w:r>
                    </w:p>
                    <w:p w14:paraId="3CCF9C1C" w14:textId="77777777"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Offrir deux niveaux d’utilisation :</w:t>
                      </w:r>
                    </w:p>
                    <w:p w14:paraId="03A4AFFF" w14:textId="589F1ACA"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interface interactive clé en main ;</w:t>
                      </w:r>
                    </w:p>
                    <w:p w14:paraId="6CCE87F3" w14:textId="185E084F"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bibliothèque de fonctions réutilisables dans des scripts R.</w:t>
                      </w:r>
                    </w:p>
                  </w:txbxContent>
                </v:textbox>
                <w10:wrap type="square" anchorx="margin" anchory="margin"/>
              </v:shape>
            </w:pict>
          </mc:Fallback>
        </mc:AlternateContent>
      </w:r>
      <w:r w:rsidR="00EA4DFC">
        <w:t>Objectifs</w:t>
      </w:r>
    </w:p>
    <w:p w14:paraId="47D46D8A" w14:textId="5381A195" w:rsidR="00EA4DFC" w:rsidRDefault="00EA4DFC" w:rsidP="00EA4DFC">
      <w:pPr>
        <w:spacing w:before="100" w:beforeAutospacing="1" w:after="100" w:afterAutospacing="1"/>
      </w:pPr>
      <w:r>
        <w:t xml:space="preserve">Le présent guide a pour objectif d’accompagner les utilisateurs dans l’utilisation concrète de l’outil </w:t>
      </w:r>
      <w:proofErr w:type="spellStart"/>
      <w:r>
        <w:t>AquaPop</w:t>
      </w:r>
      <w:proofErr w:type="spellEnd"/>
      <w:r>
        <w:t xml:space="preserve">, tout en fournissant des explications méthodologiques claires sur les traitements analytiques effectués. </w:t>
      </w:r>
      <w:proofErr w:type="spellStart"/>
      <w:ins w:id="22" w:author="Gagné, Stéphanie (DEFA)" w:date="2025-04-30T13:51:00Z">
        <w:r w:rsidR="00CC1651">
          <w:t>Aquap</w:t>
        </w:r>
      </w:ins>
      <w:ins w:id="23" w:author="Gagné, Stéphanie (DEFA)" w:date="2025-04-30T13:52:00Z">
        <w:r w:rsidR="00CC1651">
          <w:t>op</w:t>
        </w:r>
        <w:proofErr w:type="spellEnd"/>
        <w:r w:rsidR="00CC1651">
          <w:t xml:space="preserve"> </w:t>
        </w:r>
      </w:ins>
      <w:commentRangeStart w:id="24"/>
      <w:del w:id="25" w:author="Gagné, Stéphanie (DEFA)" w:date="2025-04-30T13:51:00Z">
        <w:r w:rsidDel="00CC1651">
          <w:delText>I</w:delText>
        </w:r>
      </w:del>
      <w:del w:id="26" w:author="Gagné, Stéphanie (DEFA)" w:date="2025-04-30T13:52:00Z">
        <w:r w:rsidDel="00CC1651">
          <w:delText xml:space="preserve">l </w:delText>
        </w:r>
      </w:del>
      <w:r>
        <w:t xml:space="preserve">est conçu pour que les résultats générés puissent être interprétés, </w:t>
      </w:r>
      <w:del w:id="27" w:author="Gagné, Stéphanie (DEFA)" w:date="2025-04-30T13:24:00Z">
        <w:r w:rsidDel="00F750D2">
          <w:delText xml:space="preserve">communiqués </w:delText>
        </w:r>
      </w:del>
      <w:del w:id="28" w:author="Gagné, Stéphanie (DEFA)" w:date="2025-04-30T13:25:00Z">
        <w:r w:rsidDel="00F750D2">
          <w:delText>et</w:delText>
        </w:r>
      </w:del>
      <w:ins w:id="29" w:author="Gagné, Stéphanie (DEFA)" w:date="2025-04-30T13:25:00Z">
        <w:r w:rsidR="00F750D2">
          <w:t>, mais aussi</w:t>
        </w:r>
      </w:ins>
      <w:r>
        <w:t xml:space="preserve"> intégrés dans des livrables techniques ou scientifiques</w:t>
      </w:r>
      <w:ins w:id="30" w:author="Gagné, Stéphanie (DEFA)" w:date="2025-04-30T13:24:00Z">
        <w:r w:rsidR="00F750D2">
          <w:t xml:space="preserve"> à de</w:t>
        </w:r>
      </w:ins>
      <w:ins w:id="31" w:author="Gagné, Stéphanie (DEFA)" w:date="2025-04-30T13:25:00Z">
        <w:r w:rsidR="00F750D2">
          <w:t>s fins de communication externe</w:t>
        </w:r>
      </w:ins>
      <w:r>
        <w:t xml:space="preserve">. </w:t>
      </w:r>
      <w:commentRangeEnd w:id="24"/>
      <w:r w:rsidR="00F750D2">
        <w:rPr>
          <w:rStyle w:val="Marquedecommentaire"/>
        </w:rPr>
        <w:commentReference w:id="24"/>
      </w:r>
      <w:r>
        <w:t>L’accent est mis à la fois sur l’aspect pratique (comment utiliser l’outil) et sur l’aspect scientifique (quelles analyses sont réalisées, avec quelles données, et dans quel cadre méthodologique).</w:t>
      </w:r>
    </w:p>
    <w:p w14:paraId="67A2CA17" w14:textId="77777777" w:rsidR="00B40A3A" w:rsidRDefault="00B40A3A" w:rsidP="00B40A3A">
      <w:pPr>
        <w:pStyle w:val="Titre3"/>
      </w:pPr>
      <w:r>
        <w:t>Contexte d’utilisation</w:t>
      </w:r>
    </w:p>
    <w:p w14:paraId="6B2FBD8D" w14:textId="6C2A8946" w:rsidR="00B40A3A" w:rsidRDefault="00B40A3A" w:rsidP="00B40A3A">
      <w:pPr>
        <w:spacing w:before="100" w:beforeAutospacing="1" w:after="100" w:afterAutospacing="1"/>
      </w:pPr>
      <w:r>
        <w:t xml:space="preserve">L’outil est pour le moment destiné exclusivement aux biologistes du Ministère. </w:t>
      </w:r>
      <w:r w:rsidR="001835A4">
        <w:t xml:space="preserve">Aucune connaissance préalable en programmation R n'est requise pour utiliser </w:t>
      </w:r>
      <w:proofErr w:type="spellStart"/>
      <w:r w:rsidR="001835A4">
        <w:t>AquaPop</w:t>
      </w:r>
      <w:proofErr w:type="spellEnd"/>
      <w:r w:rsidR="001835A4">
        <w:t xml:space="preserve"> ; cependant, une familiarité avec les concepts d'inventaire ichtyologique </w:t>
      </w:r>
      <w:ins w:id="32" w:author="Gagné, Stéphanie (DEFA)" w:date="2025-04-30T13:30:00Z">
        <w:r w:rsidR="00F750D2">
          <w:t xml:space="preserve">normalisé </w:t>
        </w:r>
      </w:ins>
      <w:r w:rsidR="001835A4">
        <w:t xml:space="preserve">et les </w:t>
      </w:r>
      <w:del w:id="33" w:author="Gagné, Stéphanie (DEFA)" w:date="2025-04-30T13:31:00Z">
        <w:r w:rsidR="001835A4" w:rsidDel="00F750D2">
          <w:delText xml:space="preserve">types de </w:delText>
        </w:r>
      </w:del>
      <w:r w:rsidR="001835A4">
        <w:t>données associé</w:t>
      </w:r>
      <w:ins w:id="34" w:author="Gagné, Stéphanie (DEFA)" w:date="2025-04-30T13:31:00Z">
        <w:r w:rsidR="00F750D2">
          <w:t>e</w:t>
        </w:r>
      </w:ins>
      <w:r w:rsidR="001835A4">
        <w:t xml:space="preserve">s </w:t>
      </w:r>
      <w:del w:id="35" w:author="Gagné, Stéphanie (DEFA)" w:date="2025-04-30T13:31:00Z">
        <w:r w:rsidR="001835A4" w:rsidDel="00F750D2">
          <w:delText>sera bénéfique</w:delText>
        </w:r>
      </w:del>
      <w:ins w:id="36" w:author="Gagné, Stéphanie (DEFA)" w:date="2025-04-30T13:31:00Z">
        <w:r w:rsidR="00F750D2">
          <w:t>est nécessaire</w:t>
        </w:r>
      </w:ins>
      <w:r w:rsidR="001835A4">
        <w:t xml:space="preserve"> pour une utilisation optimale de</w:t>
      </w:r>
      <w:r w:rsidR="001835A4" w:rsidRPr="001835A4">
        <w:t xml:space="preserve"> </w:t>
      </w:r>
      <w:r w:rsidR="001835A4">
        <w:t xml:space="preserve">l’outil. </w:t>
      </w:r>
    </w:p>
    <w:p w14:paraId="06242F9D" w14:textId="31392222" w:rsidR="00197D2C" w:rsidRPr="00197D2C" w:rsidRDefault="00197D2C" w:rsidP="00EE3B8C">
      <w:pPr>
        <w:rPr>
          <w:lang w:eastAsia="fr-CA"/>
        </w:rPr>
      </w:pPr>
      <w:r w:rsidRPr="00197D2C">
        <w:rPr>
          <w:lang w:eastAsia="fr-CA"/>
        </w:rPr>
        <w:t>La bibliothèque de fonctions analytiques d’</w:t>
      </w:r>
      <w:proofErr w:type="spellStart"/>
      <w:r w:rsidRPr="00197D2C">
        <w:rPr>
          <w:lang w:eastAsia="fr-CA"/>
        </w:rPr>
        <w:t>AquaPop</w:t>
      </w:r>
      <w:proofErr w:type="spellEnd"/>
      <w:r w:rsidRPr="00197D2C">
        <w:rPr>
          <w:lang w:eastAsia="fr-CA"/>
        </w:rPr>
        <w:t xml:space="preserve"> est conçue pour fonctionner à partir de jeux de données extraits selon une procédure rigoureuse, spécifiquement développée </w:t>
      </w:r>
      <w:del w:id="37" w:author="Gagné, Stéphanie (DEFA)" w:date="2025-04-30T13:41:00Z">
        <w:r w:rsidRPr="00197D2C" w:rsidDel="00091E0B">
          <w:rPr>
            <w:lang w:eastAsia="fr-CA"/>
          </w:rPr>
          <w:delText xml:space="preserve">pour </w:delText>
        </w:r>
      </w:del>
      <w:del w:id="38" w:author="Gagné, Stéphanie (DEFA)" w:date="2025-04-30T13:42:00Z">
        <w:r w:rsidRPr="00197D2C" w:rsidDel="00091E0B">
          <w:rPr>
            <w:lang w:eastAsia="fr-CA"/>
          </w:rPr>
          <w:delText>interagir avec</w:delText>
        </w:r>
      </w:del>
      <w:ins w:id="39" w:author="Gagné, Stéphanie (DEFA)" w:date="2025-04-30T13:42:00Z">
        <w:r w:rsidR="00091E0B">
          <w:rPr>
            <w:lang w:eastAsia="fr-CA"/>
          </w:rPr>
          <w:t>à partir</w:t>
        </w:r>
      </w:ins>
      <w:r w:rsidRPr="00197D2C">
        <w:rPr>
          <w:lang w:eastAsia="fr-CA"/>
        </w:rPr>
        <w:t xml:space="preserve"> la base de données </w:t>
      </w:r>
      <w:del w:id="40" w:author="Gagné, Stéphanie (DEFA)" w:date="2025-04-30T13:31:00Z">
        <w:r w:rsidRPr="00197D2C" w:rsidDel="00F750D2">
          <w:rPr>
            <w:lang w:eastAsia="fr-CA"/>
          </w:rPr>
          <w:delText xml:space="preserve">interne </w:delText>
        </w:r>
      </w:del>
      <w:r w:rsidRPr="00197D2C">
        <w:rPr>
          <w:b/>
          <w:bCs/>
          <w:lang w:eastAsia="fr-CA"/>
        </w:rPr>
        <w:t>IFA</w:t>
      </w:r>
      <w:ins w:id="41" w:author="Gagné, Stéphanie (DEFA)" w:date="2025-04-30T13:31:00Z">
        <w:r w:rsidR="00F750D2" w:rsidRPr="00F750D2">
          <w:rPr>
            <w:lang w:eastAsia="fr-CA"/>
          </w:rPr>
          <w:t xml:space="preserve"> </w:t>
        </w:r>
      </w:ins>
      <w:ins w:id="42" w:author="Gagné, Stéphanie (DEFA)" w:date="2025-04-30T13:42:00Z">
        <w:r w:rsidR="00091E0B">
          <w:rPr>
            <w:lang w:eastAsia="fr-CA"/>
          </w:rPr>
          <w:t>du</w:t>
        </w:r>
      </w:ins>
      <w:ins w:id="43" w:author="Gagné, Stéphanie (DEFA)" w:date="2025-04-30T13:31:00Z">
        <w:r w:rsidR="00F750D2" w:rsidRPr="00F750D2">
          <w:rPr>
            <w:lang w:eastAsia="fr-CA"/>
          </w:rPr>
          <w:t xml:space="preserve"> Ministère</w:t>
        </w:r>
      </w:ins>
      <w:r w:rsidRPr="00197D2C">
        <w:rPr>
          <w:lang w:eastAsia="fr-CA"/>
        </w:rPr>
        <w:t xml:space="preserve">. </w:t>
      </w:r>
    </w:p>
    <w:p w14:paraId="1C78C5FD" w14:textId="28A9AB6D" w:rsidR="008010FF" w:rsidRDefault="00EB1617" w:rsidP="005130A2">
      <w:pPr>
        <w:spacing w:before="100" w:beforeAutospacing="1" w:after="100" w:afterAutospacing="1"/>
      </w:pPr>
      <w:r>
        <w:t xml:space="preserve">Concrètement, </w:t>
      </w:r>
      <w:proofErr w:type="spellStart"/>
      <w:r>
        <w:t>AquaPop</w:t>
      </w:r>
      <w:proofErr w:type="spellEnd"/>
      <w:r>
        <w:t xml:space="preserve"> permet de produire des analyses portant sur l’abondance, la biomasse, la structure de taille et d’âge, les relations masse-longueur, les indices de condition, la croissance, la mortalité et la maturité sexuelle. </w:t>
      </w:r>
    </w:p>
    <w:p w14:paraId="0C96562B" w14:textId="7E74668A" w:rsidR="00996036" w:rsidRPr="00996036" w:rsidRDefault="00996036" w:rsidP="00121349">
      <w:pPr>
        <w:pStyle w:val="Titre2"/>
        <w:rPr>
          <w:lang w:val="fr-FR"/>
        </w:rPr>
      </w:pPr>
      <w:commentRangeStart w:id="44"/>
      <w:commentRangeStart w:id="45"/>
      <w:r w:rsidRPr="00996036">
        <w:rPr>
          <w:lang w:val="fr-FR"/>
        </w:rPr>
        <w:t xml:space="preserve">Préparation </w:t>
      </w:r>
      <w:commentRangeEnd w:id="44"/>
      <w:r w:rsidR="003B4598">
        <w:rPr>
          <w:rStyle w:val="Marquedecommentaire"/>
          <w:rFonts w:asciiTheme="minorHAnsi" w:eastAsiaTheme="minorHAnsi" w:hAnsiTheme="minorHAnsi" w:cstheme="minorBidi"/>
          <w:color w:val="auto"/>
        </w:rPr>
        <w:commentReference w:id="44"/>
      </w:r>
      <w:commentRangeEnd w:id="45"/>
      <w:r w:rsidR="00DE5A82">
        <w:rPr>
          <w:rStyle w:val="Marquedecommentaire"/>
          <w:rFonts w:asciiTheme="minorHAnsi" w:eastAsiaTheme="minorHAnsi" w:hAnsiTheme="minorHAnsi" w:cstheme="minorBidi"/>
          <w:color w:val="auto"/>
        </w:rPr>
        <w:commentReference w:id="45"/>
      </w:r>
      <w:r w:rsidRPr="00996036">
        <w:rPr>
          <w:lang w:val="fr-FR"/>
        </w:rPr>
        <w:t>des données</w:t>
      </w:r>
    </w:p>
    <w:p w14:paraId="789D5CFB" w14:textId="7AC9BDF2" w:rsidR="00791AA9" w:rsidRDefault="00091E0B" w:rsidP="00996036">
      <w:pPr>
        <w:rPr>
          <w:lang w:eastAsia="fr-CA"/>
        </w:rPr>
      </w:pPr>
      <w:r>
        <w:rPr>
          <w:rFonts w:ascii="Segoe UI" w:hAnsi="Segoe UI" w:cs="Segoe UI"/>
          <w:color w:val="1F2328"/>
          <w:sz w:val="21"/>
          <w:szCs w:val="21"/>
          <w:shd w:val="clear" w:color="auto" w:fill="FFFFFF"/>
        </w:rPr>
        <w:t xml:space="preserve">L'application </w:t>
      </w:r>
      <w:proofErr w:type="spellStart"/>
      <w:r>
        <w:rPr>
          <w:rFonts w:ascii="Segoe UI" w:hAnsi="Segoe UI" w:cs="Segoe UI"/>
          <w:color w:val="1F2328"/>
          <w:sz w:val="21"/>
          <w:szCs w:val="21"/>
          <w:shd w:val="clear" w:color="auto" w:fill="FFFFFF"/>
        </w:rPr>
        <w:t>AquaPop</w:t>
      </w:r>
      <w:proofErr w:type="spellEnd"/>
      <w:r>
        <w:rPr>
          <w:rFonts w:ascii="Segoe UI" w:hAnsi="Segoe UI" w:cs="Segoe UI"/>
          <w:color w:val="1F2328"/>
          <w:sz w:val="21"/>
          <w:szCs w:val="21"/>
          <w:shd w:val="clear" w:color="auto" w:fill="FFFFFF"/>
        </w:rPr>
        <w:t xml:space="preserve"> repose </w:t>
      </w:r>
      <w:r w:rsidR="00CC1651">
        <w:rPr>
          <w:rFonts w:ascii="Segoe UI" w:hAnsi="Segoe UI" w:cs="Segoe UI"/>
          <w:color w:val="1F2328"/>
          <w:sz w:val="21"/>
          <w:szCs w:val="21"/>
          <w:shd w:val="clear" w:color="auto" w:fill="FFFFFF"/>
        </w:rPr>
        <w:t xml:space="preserve">sur un </w:t>
      </w:r>
      <w:r>
        <w:rPr>
          <w:rFonts w:ascii="Segoe UI" w:hAnsi="Segoe UI" w:cs="Segoe UI"/>
          <w:color w:val="1F2328"/>
          <w:sz w:val="21"/>
          <w:szCs w:val="21"/>
          <w:shd w:val="clear" w:color="auto" w:fill="FFFFFF"/>
        </w:rPr>
        <w:t xml:space="preserve">fichier Excel </w:t>
      </w:r>
      <w:r w:rsidR="00CC1651">
        <w:rPr>
          <w:rFonts w:ascii="Segoe UI" w:hAnsi="Segoe UI" w:cs="Segoe UI"/>
          <w:color w:val="1F2328"/>
          <w:sz w:val="21"/>
          <w:szCs w:val="21"/>
          <w:shd w:val="clear" w:color="auto" w:fill="FFFFFF"/>
        </w:rPr>
        <w:t xml:space="preserve">devant présenter certaines caractéristiques essentielles pour assurer son bon fonctionnement. </w:t>
      </w:r>
      <w:r w:rsidR="00755CC5">
        <w:rPr>
          <w:rFonts w:ascii="Segoe UI" w:hAnsi="Segoe UI" w:cs="Segoe UI"/>
          <w:color w:val="1F2328"/>
          <w:sz w:val="21"/>
          <w:szCs w:val="21"/>
          <w:shd w:val="clear" w:color="auto" w:fill="FFFFFF"/>
        </w:rPr>
        <w:t xml:space="preserve">À cette fin, un </w:t>
      </w:r>
      <w:r w:rsidR="00755CC5" w:rsidRPr="000313EA">
        <w:rPr>
          <w:rFonts w:ascii="Segoe UI" w:hAnsi="Segoe UI" w:cs="Segoe UI"/>
          <w:b/>
          <w:bCs/>
          <w:color w:val="1F2328"/>
          <w:sz w:val="21"/>
          <w:szCs w:val="21"/>
          <w:shd w:val="clear" w:color="auto" w:fill="FFFFFF"/>
        </w:rPr>
        <w:t xml:space="preserve">classeur </w:t>
      </w:r>
      <w:r w:rsidR="000313EA" w:rsidRPr="000313EA">
        <w:rPr>
          <w:rFonts w:ascii="Segoe UI" w:hAnsi="Segoe UI" w:cs="Segoe UI"/>
          <w:b/>
          <w:bCs/>
          <w:color w:val="1F2328"/>
          <w:sz w:val="21"/>
          <w:szCs w:val="21"/>
          <w:shd w:val="clear" w:color="auto" w:fill="FFFFFF"/>
        </w:rPr>
        <w:t xml:space="preserve">IFA </w:t>
      </w:r>
      <w:r w:rsidR="00755CC5" w:rsidRPr="000313EA">
        <w:rPr>
          <w:rFonts w:ascii="Segoe UI" w:hAnsi="Segoe UI" w:cs="Segoe UI"/>
          <w:b/>
          <w:bCs/>
          <w:color w:val="1F2328"/>
          <w:sz w:val="21"/>
          <w:szCs w:val="21"/>
          <w:shd w:val="clear" w:color="auto" w:fill="FFFFFF"/>
        </w:rPr>
        <w:t xml:space="preserve">nommé </w:t>
      </w:r>
      <w:proofErr w:type="spellStart"/>
      <w:r w:rsidR="00755CC5" w:rsidRPr="000313EA">
        <w:rPr>
          <w:rFonts w:ascii="Segoe UI" w:hAnsi="Segoe UI" w:cs="Segoe UI"/>
          <w:b/>
          <w:bCs/>
          <w:color w:val="1F2328"/>
          <w:sz w:val="21"/>
          <w:szCs w:val="21"/>
          <w:shd w:val="clear" w:color="auto" w:fill="FFFFFF"/>
        </w:rPr>
        <w:lastRenderedPageBreak/>
        <w:t>AquaPop</w:t>
      </w:r>
      <w:proofErr w:type="spellEnd"/>
      <w:r w:rsidR="00755CC5">
        <w:rPr>
          <w:rFonts w:ascii="Segoe UI" w:hAnsi="Segoe UI" w:cs="Segoe UI"/>
          <w:color w:val="1F2328"/>
          <w:sz w:val="21"/>
          <w:szCs w:val="21"/>
          <w:shd w:val="clear" w:color="auto" w:fill="FFFFFF"/>
        </w:rPr>
        <w:t xml:space="preserve"> est disponible </w:t>
      </w:r>
      <w:r w:rsidR="000313EA">
        <w:rPr>
          <w:rFonts w:ascii="Segoe UI" w:hAnsi="Segoe UI" w:cs="Segoe UI"/>
          <w:color w:val="1F2328"/>
          <w:sz w:val="21"/>
          <w:szCs w:val="21"/>
          <w:shd w:val="clear" w:color="auto" w:fill="FFFFFF"/>
        </w:rPr>
        <w:t>p</w:t>
      </w:r>
      <w:r w:rsidR="00755CC5">
        <w:rPr>
          <w:rFonts w:ascii="Segoe UI" w:hAnsi="Segoe UI" w:cs="Segoe UI"/>
          <w:color w:val="1F2328"/>
          <w:sz w:val="21"/>
          <w:szCs w:val="21"/>
          <w:shd w:val="clear" w:color="auto" w:fill="FFFFFF"/>
        </w:rPr>
        <w:t xml:space="preserve">our extraire directement les données de PEN disponibles dans cette base de données interne au Ministère. </w:t>
      </w:r>
      <w:r w:rsidR="000313EA">
        <w:rPr>
          <w:rFonts w:ascii="Segoe UI" w:hAnsi="Segoe UI" w:cs="Segoe UI"/>
          <w:color w:val="1F2328"/>
          <w:sz w:val="21"/>
          <w:szCs w:val="21"/>
          <w:shd w:val="clear" w:color="auto" w:fill="FFFFFF"/>
        </w:rPr>
        <w:t>Le fichier *.</w:t>
      </w:r>
      <w:proofErr w:type="spellStart"/>
      <w:r w:rsidR="000313EA">
        <w:rPr>
          <w:rFonts w:ascii="Segoe UI" w:hAnsi="Segoe UI" w:cs="Segoe UI"/>
          <w:color w:val="1F2328"/>
          <w:sz w:val="21"/>
          <w:szCs w:val="21"/>
          <w:shd w:val="clear" w:color="auto" w:fill="FFFFFF"/>
        </w:rPr>
        <w:t>xls</w:t>
      </w:r>
      <w:proofErr w:type="spellEnd"/>
      <w:r w:rsidR="000313EA">
        <w:rPr>
          <w:rFonts w:ascii="Segoe UI" w:hAnsi="Segoe UI" w:cs="Segoe UI"/>
          <w:color w:val="1F2328"/>
          <w:sz w:val="21"/>
          <w:szCs w:val="21"/>
          <w:shd w:val="clear" w:color="auto" w:fill="FFFFFF"/>
        </w:rPr>
        <w:t xml:space="preserve"> résultant doit ensuite être enregistré </w:t>
      </w:r>
      <w:r w:rsidR="000313EA" w:rsidRPr="000313EA">
        <w:rPr>
          <w:rFonts w:ascii="Segoe UI" w:hAnsi="Segoe UI" w:cs="Segoe UI"/>
          <w:b/>
          <w:bCs/>
          <w:color w:val="1F2328"/>
          <w:sz w:val="21"/>
          <w:szCs w:val="21"/>
          <w:shd w:val="clear" w:color="auto" w:fill="FFFFFF"/>
        </w:rPr>
        <w:t>sous le format *xlsx</w:t>
      </w:r>
      <w:r w:rsidR="000313EA">
        <w:rPr>
          <w:rFonts w:ascii="Segoe UI" w:hAnsi="Segoe UI" w:cs="Segoe UI"/>
          <w:color w:val="1F2328"/>
          <w:sz w:val="21"/>
          <w:szCs w:val="21"/>
          <w:shd w:val="clear" w:color="auto" w:fill="FFFFFF"/>
        </w:rPr>
        <w:t xml:space="preserve">. </w:t>
      </w:r>
      <w:r w:rsidR="00CC1651" w:rsidRPr="00197D2C">
        <w:rPr>
          <w:lang w:eastAsia="fr-CA"/>
        </w:rPr>
        <w:t>Toute modification manuelle du fichier Excel ainsi généré, ou toute extraction réalisée en dehors de cette procédure, est fortement déconseillée, car elle peut compromettre à la fois le bon fonctionnement de l’outil et la validité des résultats produits.</w:t>
      </w:r>
    </w:p>
    <w:p w14:paraId="08E538DF" w14:textId="6B803A5B" w:rsidR="00091E0B" w:rsidRDefault="00261D64" w:rsidP="00996036">
      <w:pPr>
        <w:rPr>
          <w:rFonts w:ascii="Segoe UI" w:hAnsi="Segoe UI" w:cs="Segoe UI"/>
          <w:color w:val="1F2328"/>
          <w:sz w:val="21"/>
          <w:szCs w:val="21"/>
          <w:shd w:val="clear" w:color="auto" w:fill="FFFFFF"/>
        </w:rPr>
      </w:pPr>
      <w:r>
        <w:rPr>
          <w:lang w:eastAsia="fr-CA"/>
        </w:rPr>
        <w:t>P</w:t>
      </w:r>
      <w:r w:rsidR="007B5B33">
        <w:rPr>
          <w:lang w:eastAsia="fr-CA"/>
        </w:rPr>
        <w:t>our</w:t>
      </w:r>
      <w:r w:rsidR="00CC1651">
        <w:rPr>
          <w:lang w:eastAsia="fr-CA"/>
        </w:rPr>
        <w:t xml:space="preserve"> ceux souhaitant utiliser </w:t>
      </w:r>
      <w:r w:rsidR="00791AA9">
        <w:rPr>
          <w:lang w:eastAsia="fr-CA"/>
        </w:rPr>
        <w:t>leur propre fichier</w:t>
      </w:r>
      <w:r>
        <w:rPr>
          <w:lang w:eastAsia="fr-CA"/>
        </w:rPr>
        <w:t xml:space="preserve"> Excel, celui-ci </w:t>
      </w:r>
      <w:r w:rsidR="00791AA9">
        <w:rPr>
          <w:lang w:eastAsia="fr-CA"/>
        </w:rPr>
        <w:t xml:space="preserve">doit </w:t>
      </w:r>
      <w:r w:rsidR="00755CC5">
        <w:rPr>
          <w:rFonts w:ascii="Segoe UI" w:hAnsi="Segoe UI" w:cs="Segoe UI"/>
          <w:color w:val="1F2328"/>
          <w:sz w:val="21"/>
          <w:szCs w:val="21"/>
          <w:shd w:val="clear" w:color="auto" w:fill="FFFFFF"/>
        </w:rPr>
        <w:t>obligatoirement co</w:t>
      </w:r>
      <w:r w:rsidR="00091E0B">
        <w:rPr>
          <w:rFonts w:ascii="Segoe UI" w:hAnsi="Segoe UI" w:cs="Segoe UI"/>
          <w:color w:val="1F2328"/>
          <w:sz w:val="21"/>
          <w:szCs w:val="21"/>
          <w:shd w:val="clear" w:color="auto" w:fill="FFFFFF"/>
        </w:rPr>
        <w:t>ntenir</w:t>
      </w:r>
      <w:r w:rsidR="00D64B3F">
        <w:rPr>
          <w:rFonts w:ascii="Segoe UI" w:hAnsi="Segoe UI" w:cs="Segoe UI"/>
          <w:color w:val="1F2328"/>
          <w:sz w:val="21"/>
          <w:szCs w:val="21"/>
          <w:shd w:val="clear" w:color="auto" w:fill="FFFFFF"/>
        </w:rPr>
        <w:t xml:space="preserve"> minimalement</w:t>
      </w:r>
      <w:r w:rsidR="00091E0B">
        <w:rPr>
          <w:rFonts w:ascii="Segoe UI" w:hAnsi="Segoe UI" w:cs="Segoe UI"/>
          <w:color w:val="1F2328"/>
          <w:sz w:val="21"/>
          <w:szCs w:val="21"/>
          <w:shd w:val="clear" w:color="auto" w:fill="FFFFFF"/>
        </w:rPr>
        <w:t> </w:t>
      </w:r>
      <w:r w:rsidR="00D64B3F">
        <w:rPr>
          <w:rFonts w:ascii="Segoe UI" w:hAnsi="Segoe UI" w:cs="Segoe UI"/>
          <w:color w:val="1F2328"/>
          <w:sz w:val="21"/>
          <w:szCs w:val="21"/>
          <w:shd w:val="clear" w:color="auto" w:fill="FFFFFF"/>
        </w:rPr>
        <w:t xml:space="preserve">les </w:t>
      </w:r>
      <w:r w:rsidR="00091E0B">
        <w:rPr>
          <w:rStyle w:val="lev"/>
          <w:rFonts w:ascii="Segoe UI" w:hAnsi="Segoe UI" w:cs="Segoe UI"/>
          <w:color w:val="1F2328"/>
          <w:sz w:val="21"/>
          <w:szCs w:val="21"/>
          <w:shd w:val="clear" w:color="auto" w:fill="FFFFFF"/>
        </w:rPr>
        <w:t xml:space="preserve">quatre </w:t>
      </w:r>
      <w:r w:rsidR="00755CC5">
        <w:rPr>
          <w:rStyle w:val="lev"/>
          <w:rFonts w:ascii="Segoe UI" w:hAnsi="Segoe UI" w:cs="Segoe UI"/>
          <w:color w:val="1F2328"/>
          <w:sz w:val="21"/>
          <w:szCs w:val="21"/>
          <w:shd w:val="clear" w:color="auto" w:fill="FFFFFF"/>
        </w:rPr>
        <w:t>feuilles</w:t>
      </w:r>
      <w:r w:rsidR="00091E0B">
        <w:rPr>
          <w:rFonts w:ascii="Segoe UI" w:hAnsi="Segoe UI" w:cs="Segoe UI"/>
          <w:color w:val="1F2328"/>
          <w:sz w:val="21"/>
          <w:szCs w:val="21"/>
          <w:shd w:val="clear" w:color="auto" w:fill="FFFFFF"/>
        </w:rPr>
        <w:t> </w:t>
      </w:r>
      <w:r w:rsidR="00D64B3F">
        <w:rPr>
          <w:rFonts w:ascii="Segoe UI" w:hAnsi="Segoe UI" w:cs="Segoe UI"/>
          <w:color w:val="1F2328"/>
          <w:sz w:val="21"/>
          <w:szCs w:val="21"/>
          <w:shd w:val="clear" w:color="auto" w:fill="FFFFFF"/>
        </w:rPr>
        <w:t xml:space="preserve">ci-dessous </w:t>
      </w:r>
      <w:r w:rsidR="00091E0B">
        <w:rPr>
          <w:rFonts w:ascii="Segoe UI" w:hAnsi="Segoe UI" w:cs="Segoe UI"/>
          <w:color w:val="1F2328"/>
          <w:sz w:val="21"/>
          <w:szCs w:val="21"/>
          <w:shd w:val="clear" w:color="auto" w:fill="FFFFFF"/>
        </w:rPr>
        <w:t>nommé</w:t>
      </w:r>
      <w:r w:rsidR="00755CC5">
        <w:rPr>
          <w:rFonts w:ascii="Segoe UI" w:hAnsi="Segoe UI" w:cs="Segoe UI"/>
          <w:color w:val="1F2328"/>
          <w:sz w:val="21"/>
          <w:szCs w:val="21"/>
          <w:shd w:val="clear" w:color="auto" w:fill="FFFFFF"/>
        </w:rPr>
        <w:t>e</w:t>
      </w:r>
      <w:r w:rsidR="00091E0B">
        <w:rPr>
          <w:rFonts w:ascii="Segoe UI" w:hAnsi="Segoe UI" w:cs="Segoe UI"/>
          <w:color w:val="1F2328"/>
          <w:sz w:val="21"/>
          <w:szCs w:val="21"/>
          <w:shd w:val="clear" w:color="auto" w:fill="FFFFFF"/>
        </w:rPr>
        <w:t>s comme suit :</w:t>
      </w:r>
    </w:p>
    <w:p w14:paraId="217C6EF0" w14:textId="4C0D07FA" w:rsidR="00755CC5" w:rsidRDefault="00755CC5" w:rsidP="00755CC5">
      <w:pPr>
        <w:pStyle w:val="Paragraphedeliste"/>
        <w:numPr>
          <w:ilvl w:val="0"/>
          <w:numId w:val="16"/>
        </w:num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Lac</w:t>
      </w:r>
    </w:p>
    <w:p w14:paraId="2C1167E3" w14:textId="10A4C162" w:rsidR="00755CC5" w:rsidRDefault="00755CC5" w:rsidP="00755CC5">
      <w:pPr>
        <w:pStyle w:val="Paragraphedeliste"/>
        <w:numPr>
          <w:ilvl w:val="0"/>
          <w:numId w:val="16"/>
        </w:num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Stations</w:t>
      </w:r>
    </w:p>
    <w:p w14:paraId="1E05B6D2" w14:textId="05D629C9" w:rsidR="00755CC5" w:rsidRDefault="00755CC5" w:rsidP="00755CC5">
      <w:pPr>
        <w:pStyle w:val="Paragraphedeliste"/>
        <w:numPr>
          <w:ilvl w:val="0"/>
          <w:numId w:val="16"/>
        </w:num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Récolte</w:t>
      </w:r>
    </w:p>
    <w:p w14:paraId="0C2524FA" w14:textId="3BAF435A" w:rsidR="00755CC5" w:rsidRDefault="00755CC5" w:rsidP="00755CC5">
      <w:pPr>
        <w:pStyle w:val="Paragraphedeliste"/>
        <w:numPr>
          <w:ilvl w:val="0"/>
          <w:numId w:val="16"/>
        </w:num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Spécimens</w:t>
      </w:r>
    </w:p>
    <w:p w14:paraId="09B89D90" w14:textId="44C67984" w:rsidR="00755CC5" w:rsidRDefault="00755CC5" w:rsidP="00755CC5">
      <w:p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Chaque feuille doit inclure certaines </w:t>
      </w:r>
      <w:r>
        <w:rPr>
          <w:rStyle w:val="lev"/>
          <w:rFonts w:ascii="Segoe UI" w:hAnsi="Segoe UI" w:cs="Segoe UI"/>
          <w:color w:val="1F2328"/>
          <w:sz w:val="21"/>
          <w:szCs w:val="21"/>
          <w:shd w:val="clear" w:color="auto" w:fill="FFFFFF"/>
        </w:rPr>
        <w:t>colonnes obligatoires</w:t>
      </w:r>
      <w:r>
        <w:rPr>
          <w:rFonts w:ascii="Segoe UI" w:hAnsi="Segoe UI" w:cs="Segoe UI"/>
          <w:color w:val="1F2328"/>
          <w:sz w:val="21"/>
          <w:szCs w:val="21"/>
          <w:shd w:val="clear" w:color="auto" w:fill="FFFFFF"/>
        </w:rPr>
        <w:t>, qui doivent être remplies correctement pour que l'application puisse importer les données. D'autres colonnes sont </w:t>
      </w:r>
      <w:r>
        <w:rPr>
          <w:rStyle w:val="lev"/>
          <w:rFonts w:ascii="Segoe UI" w:hAnsi="Segoe UI" w:cs="Segoe UI"/>
          <w:color w:val="1F2328"/>
          <w:sz w:val="21"/>
          <w:szCs w:val="21"/>
          <w:shd w:val="clear" w:color="auto" w:fill="FFFFFF"/>
        </w:rPr>
        <w:t>optionnelles</w:t>
      </w:r>
      <w:r>
        <w:rPr>
          <w:rFonts w:ascii="Segoe UI" w:hAnsi="Segoe UI" w:cs="Segoe UI"/>
          <w:color w:val="1F2328"/>
          <w:sz w:val="21"/>
          <w:szCs w:val="21"/>
          <w:shd w:val="clear" w:color="auto" w:fill="FFFFFF"/>
        </w:rPr>
        <w:t> et seront ajoutées automatiquement si elles sont présentes.</w:t>
      </w:r>
      <w:r w:rsidR="000C6C9C">
        <w:rPr>
          <w:rFonts w:ascii="Segoe UI" w:hAnsi="Segoe UI" w:cs="Segoe UI"/>
          <w:color w:val="1F2328"/>
          <w:sz w:val="21"/>
          <w:szCs w:val="21"/>
          <w:shd w:val="clear" w:color="auto" w:fill="FFFFFF"/>
        </w:rPr>
        <w:t xml:space="preserve"> </w:t>
      </w:r>
      <w:r w:rsidR="006F15B1">
        <w:rPr>
          <w:rFonts w:ascii="Segoe UI" w:hAnsi="Segoe UI" w:cs="Segoe UI"/>
          <w:color w:val="1F2328"/>
          <w:sz w:val="21"/>
          <w:szCs w:val="21"/>
          <w:shd w:val="clear" w:color="auto" w:fill="FFFFFF"/>
        </w:rPr>
        <w:t>Il s’agit d’information complémentaire dont l’absence ne nuit pas au bon fonctionnement de l’application, mais qui peuvent apporter des précisions dans l’interprétation des résultats. Il est donc recommandé de les intégrer dans votre fichier. Enfin, l</w:t>
      </w:r>
      <w:r w:rsidR="000C6C9C">
        <w:rPr>
          <w:rFonts w:ascii="Segoe UI" w:hAnsi="Segoe UI" w:cs="Segoe UI"/>
          <w:color w:val="1F2328"/>
          <w:sz w:val="21"/>
          <w:szCs w:val="21"/>
          <w:shd w:val="clear" w:color="auto" w:fill="FFFFFF"/>
        </w:rPr>
        <w:t>’ordre des colonnes n’a pas d’importance</w:t>
      </w:r>
      <w:r w:rsidR="006F15B1">
        <w:rPr>
          <w:rFonts w:ascii="Segoe UI" w:hAnsi="Segoe UI" w:cs="Segoe UI"/>
          <w:color w:val="1F2328"/>
          <w:sz w:val="21"/>
          <w:szCs w:val="21"/>
          <w:shd w:val="clear" w:color="auto" w:fill="FFFFFF"/>
        </w:rPr>
        <w:t>; i</w:t>
      </w:r>
      <w:r w:rsidR="000C6C9C">
        <w:rPr>
          <w:rFonts w:ascii="Segoe UI" w:hAnsi="Segoe UI" w:cs="Segoe UI"/>
          <w:color w:val="1F2328"/>
          <w:sz w:val="21"/>
          <w:szCs w:val="21"/>
          <w:shd w:val="clear" w:color="auto" w:fill="FFFFFF"/>
        </w:rPr>
        <w:t xml:space="preserve">l est cependant préférable que le nom des colonnes soit identique aux listes ci-dessous, bien que l’application </w:t>
      </w:r>
      <w:proofErr w:type="gramStart"/>
      <w:r w:rsidR="000C6C9C">
        <w:rPr>
          <w:rFonts w:ascii="Segoe UI" w:hAnsi="Segoe UI" w:cs="Segoe UI"/>
          <w:color w:val="1F2328"/>
          <w:sz w:val="21"/>
          <w:szCs w:val="21"/>
          <w:shd w:val="clear" w:color="auto" w:fill="FFFFFF"/>
        </w:rPr>
        <w:t>saura</w:t>
      </w:r>
      <w:proofErr w:type="gramEnd"/>
      <w:r w:rsidR="000C6C9C">
        <w:rPr>
          <w:rFonts w:ascii="Segoe UI" w:hAnsi="Segoe UI" w:cs="Segoe UI"/>
          <w:color w:val="1F2328"/>
          <w:sz w:val="21"/>
          <w:szCs w:val="21"/>
          <w:shd w:val="clear" w:color="auto" w:fill="FFFFFF"/>
        </w:rPr>
        <w:t xml:space="preserve"> reconnaitre certains noms alternatifs.</w:t>
      </w:r>
    </w:p>
    <w:p w14:paraId="55D7B0B9" w14:textId="522D0FA9" w:rsidR="00755CC5" w:rsidRDefault="00755CC5" w:rsidP="00755CC5">
      <w:pPr>
        <w:rPr>
          <w:rFonts w:ascii="Segoe UI" w:hAnsi="Segoe UI" w:cs="Segoe UI"/>
          <w:b/>
          <w:bCs/>
          <w:color w:val="1F2328"/>
          <w:sz w:val="28"/>
          <w:szCs w:val="28"/>
          <w:shd w:val="clear" w:color="auto" w:fill="FFFFFF"/>
        </w:rPr>
      </w:pPr>
      <w:r w:rsidRPr="00755CC5">
        <w:rPr>
          <w:rFonts w:ascii="Segoe UI" w:hAnsi="Segoe UI" w:cs="Segoe UI"/>
          <w:b/>
          <w:bCs/>
          <w:color w:val="1F2328"/>
          <w:sz w:val="28"/>
          <w:szCs w:val="28"/>
          <w:shd w:val="clear" w:color="auto" w:fill="FFFFFF"/>
        </w:rPr>
        <w:t>Feuille Lac</w:t>
      </w:r>
    </w:p>
    <w:p w14:paraId="2EAB1360" w14:textId="1648383F" w:rsidR="00FD7423" w:rsidRPr="00FD7423" w:rsidRDefault="00FD7423" w:rsidP="00755CC5">
      <w:pPr>
        <w:rPr>
          <w:rFonts w:ascii="Segoe UI" w:hAnsi="Segoe UI" w:cs="Segoe UI"/>
          <w:color w:val="1F2328"/>
          <w:shd w:val="clear" w:color="auto" w:fill="FFFFFF"/>
        </w:rPr>
      </w:pPr>
      <w:r w:rsidRPr="00FD7423">
        <w:rPr>
          <w:rFonts w:ascii="Segoe UI" w:hAnsi="Segoe UI" w:cs="Segoe UI"/>
          <w:color w:val="1F2328"/>
          <w:shd w:val="clear" w:color="auto" w:fill="FFFFFF"/>
        </w:rPr>
        <w:t>Colonnes obligatoires</w:t>
      </w:r>
    </w:p>
    <w:p w14:paraId="55B7745E" w14:textId="0586491F" w:rsidR="00FD7423" w:rsidRP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no_lac</w:t>
      </w:r>
      <w:proofErr w:type="spellEnd"/>
      <w:r>
        <w:rPr>
          <w:rFonts w:ascii="Segoe UI" w:hAnsi="Segoe UI" w:cs="Segoe UI"/>
          <w:color w:val="1F2328"/>
          <w:sz w:val="21"/>
          <w:szCs w:val="21"/>
          <w:shd w:val="clear" w:color="auto" w:fill="FFFFFF"/>
        </w:rPr>
        <w:t> : Identifiant LCE du plan d’eau (5 caractères alphanumériques; ex. 01234 ou F5678)</w:t>
      </w:r>
    </w:p>
    <w:p w14:paraId="57D7D6B1" w14:textId="5392470B" w:rsidR="00FD7423" w:rsidRP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nom_lac</w:t>
      </w:r>
      <w:proofErr w:type="spellEnd"/>
      <w:r>
        <w:rPr>
          <w:rFonts w:ascii="Segoe UI" w:hAnsi="Segoe UI" w:cs="Segoe UI"/>
          <w:color w:val="1F2328"/>
          <w:sz w:val="21"/>
          <w:szCs w:val="21"/>
          <w:shd w:val="clear" w:color="auto" w:fill="FFFFFF"/>
        </w:rPr>
        <w:t> : Toponyme du plan d’eau</w:t>
      </w:r>
    </w:p>
    <w:p w14:paraId="24621FAA" w14:textId="494E0199"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type_pech</w:t>
      </w:r>
      <w:proofErr w:type="spellEnd"/>
      <w:r>
        <w:rPr>
          <w:rFonts w:ascii="Segoe UI" w:hAnsi="Segoe UI" w:cs="Segoe UI"/>
          <w:color w:val="1F2328"/>
          <w:sz w:val="21"/>
          <w:szCs w:val="21"/>
          <w:shd w:val="clear" w:color="auto" w:fill="FFFFFF"/>
        </w:rPr>
        <w:t> : PENT, PENDJ ou PENOF</w:t>
      </w:r>
    </w:p>
    <w:p w14:paraId="608D0BD4" w14:textId="55664EAD"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annee</w:t>
      </w:r>
      <w:proofErr w:type="spellEnd"/>
      <w:r>
        <w:rPr>
          <w:rFonts w:ascii="Segoe UI" w:hAnsi="Segoe UI" w:cs="Segoe UI"/>
          <w:color w:val="1F2328"/>
          <w:sz w:val="21"/>
          <w:szCs w:val="21"/>
          <w:shd w:val="clear" w:color="auto" w:fill="FFFFFF"/>
        </w:rPr>
        <w:t> : Année de l’inventaire (ex. 2022)</w:t>
      </w:r>
    </w:p>
    <w:p w14:paraId="5DA61DAE" w14:textId="3692416A" w:rsidR="00FD7423" w:rsidRPr="00FD7423" w:rsidRDefault="00FD7423" w:rsidP="00FD7423">
      <w:pPr>
        <w:rPr>
          <w:rFonts w:ascii="Segoe UI" w:hAnsi="Segoe UI" w:cs="Segoe UI"/>
          <w:color w:val="1F2328"/>
          <w:shd w:val="clear" w:color="auto" w:fill="FFFFFF"/>
        </w:rPr>
      </w:pPr>
      <w:r w:rsidRPr="00FD7423">
        <w:rPr>
          <w:rFonts w:ascii="Segoe UI" w:hAnsi="Segoe UI" w:cs="Segoe UI"/>
          <w:color w:val="1F2328"/>
          <w:shd w:val="clear" w:color="auto" w:fill="FFFFFF"/>
        </w:rPr>
        <w:t xml:space="preserve">Colonnes </w:t>
      </w:r>
      <w:r>
        <w:rPr>
          <w:rFonts w:ascii="Segoe UI" w:hAnsi="Segoe UI" w:cs="Segoe UI"/>
          <w:color w:val="1F2328"/>
          <w:shd w:val="clear" w:color="auto" w:fill="FFFFFF"/>
        </w:rPr>
        <w:t>optionnelles</w:t>
      </w:r>
    </w:p>
    <w:p w14:paraId="4949D488" w14:textId="119D44E5"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region_admin</w:t>
      </w:r>
      <w:proofErr w:type="spellEnd"/>
      <w:r>
        <w:rPr>
          <w:rFonts w:ascii="Segoe UI" w:hAnsi="Segoe UI" w:cs="Segoe UI"/>
          <w:color w:val="1F2328"/>
          <w:sz w:val="21"/>
          <w:szCs w:val="21"/>
          <w:shd w:val="clear" w:color="auto" w:fill="FFFFFF"/>
        </w:rPr>
        <w:t> : Numéro de la région administrative responsable de la gestion de ce plan d’eau (2 caractères numériques; ex. 04 ou 15)</w:t>
      </w:r>
    </w:p>
    <w:p w14:paraId="6CBC110A" w14:textId="77777777"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sp_pen</w:t>
      </w:r>
      <w:proofErr w:type="spellEnd"/>
      <w:r>
        <w:rPr>
          <w:rFonts w:ascii="Segoe UI" w:hAnsi="Segoe UI" w:cs="Segoe UI"/>
          <w:color w:val="1F2328"/>
          <w:sz w:val="21"/>
          <w:szCs w:val="21"/>
          <w:shd w:val="clear" w:color="auto" w:fill="FFFFFF"/>
        </w:rPr>
        <w:t> : Code de l’espèce visé par cet inventaire (SAVI, SANA ou SAFO</w:t>
      </w:r>
    </w:p>
    <w:p w14:paraId="714D695A" w14:textId="3F52F634" w:rsidR="00FD7423" w:rsidRP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long_dd.dec</w:t>
      </w:r>
      <w:proofErr w:type="spellEnd"/>
      <w:r w:rsidRPr="00FD7423">
        <w:rPr>
          <w:rFonts w:ascii="Segoe UI" w:hAnsi="Segoe UI" w:cs="Segoe UI"/>
          <w:color w:val="1F2328"/>
          <w:sz w:val="21"/>
          <w:szCs w:val="21"/>
          <w:shd w:val="clear" w:color="auto" w:fill="FFFFFF"/>
        </w:rPr>
        <w:t> : Longitude en degrés décimaux du centroïde du lac</w:t>
      </w:r>
    </w:p>
    <w:p w14:paraId="63E2F9C4" w14:textId="33005771"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lat_dd.dec</w:t>
      </w:r>
      <w:proofErr w:type="spellEnd"/>
      <w:r>
        <w:rPr>
          <w:rFonts w:ascii="Segoe UI" w:hAnsi="Segoe UI" w:cs="Segoe UI"/>
          <w:color w:val="1F2328"/>
          <w:sz w:val="21"/>
          <w:szCs w:val="21"/>
          <w:shd w:val="clear" w:color="auto" w:fill="FFFFFF"/>
        </w:rPr>
        <w:t> : Latitude en degrés décimaux du centroïde du lac</w:t>
      </w:r>
    </w:p>
    <w:p w14:paraId="0A06A34E" w14:textId="2BB9291F" w:rsidR="00FD7423" w:rsidRP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terr_faun</w:t>
      </w:r>
      <w:proofErr w:type="spellEnd"/>
      <w:r>
        <w:rPr>
          <w:rFonts w:ascii="Segoe UI" w:hAnsi="Segoe UI" w:cs="Segoe UI"/>
          <w:color w:val="1F2328"/>
          <w:sz w:val="21"/>
          <w:szCs w:val="21"/>
          <w:shd w:val="clear" w:color="auto" w:fill="FFFFFF"/>
        </w:rPr>
        <w:t xml:space="preserve"> : Code du territoire faunique (alphanumérique) où est situé le plan d’eau. </w:t>
      </w:r>
      <w:r w:rsidR="004910FF">
        <w:rPr>
          <w:rFonts w:ascii="Segoe UI" w:hAnsi="Segoe UI" w:cs="Segoe UI"/>
          <w:color w:val="1F2328"/>
          <w:sz w:val="21"/>
          <w:szCs w:val="21"/>
          <w:shd w:val="clear" w:color="auto" w:fill="FFFFFF"/>
        </w:rPr>
        <w:t>Inscrire « NA »</w:t>
      </w:r>
      <w:r>
        <w:rPr>
          <w:rFonts w:ascii="Segoe UI" w:hAnsi="Segoe UI" w:cs="Segoe UI"/>
          <w:color w:val="1F2328"/>
          <w:sz w:val="21"/>
          <w:szCs w:val="21"/>
          <w:shd w:val="clear" w:color="auto" w:fill="FFFFFF"/>
        </w:rPr>
        <w:t xml:space="preserve"> si le plan d’eau est en </w:t>
      </w:r>
      <w:r w:rsidRPr="00FD7423">
        <w:rPr>
          <w:rFonts w:ascii="Segoe UI" w:hAnsi="Segoe UI" w:cs="Segoe UI"/>
          <w:color w:val="1F2328"/>
          <w:sz w:val="21"/>
          <w:szCs w:val="21"/>
          <w:shd w:val="clear" w:color="auto" w:fill="FFFFFF"/>
        </w:rPr>
        <w:t>territoire libre.</w:t>
      </w:r>
    </w:p>
    <w:p w14:paraId="115B4F96" w14:textId="7DED0EA7"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zon_pech</w:t>
      </w:r>
      <w:proofErr w:type="spellEnd"/>
      <w:r>
        <w:rPr>
          <w:rFonts w:ascii="Segoe UI" w:hAnsi="Segoe UI" w:cs="Segoe UI"/>
          <w:color w:val="1F2328"/>
          <w:sz w:val="21"/>
          <w:szCs w:val="21"/>
          <w:shd w:val="clear" w:color="auto" w:fill="FFFFFF"/>
        </w:rPr>
        <w:t xml:space="preserve"> : </w:t>
      </w:r>
      <w:r w:rsidR="000313EA">
        <w:rPr>
          <w:rFonts w:ascii="Segoe UI" w:hAnsi="Segoe UI" w:cs="Segoe UI"/>
          <w:color w:val="1F2328"/>
          <w:sz w:val="21"/>
          <w:szCs w:val="21"/>
          <w:shd w:val="clear" w:color="auto" w:fill="FFFFFF"/>
        </w:rPr>
        <w:t>Z</w:t>
      </w:r>
      <w:r>
        <w:rPr>
          <w:rFonts w:ascii="Segoe UI" w:hAnsi="Segoe UI" w:cs="Segoe UI"/>
          <w:color w:val="1F2328"/>
          <w:sz w:val="21"/>
          <w:szCs w:val="21"/>
          <w:shd w:val="clear" w:color="auto" w:fill="FFFFFF"/>
        </w:rPr>
        <w:t>one de pêche où est situé le plan d’eau</w:t>
      </w:r>
    </w:p>
    <w:p w14:paraId="23C85CB4" w14:textId="0BF88A90"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superficie_ha</w:t>
      </w:r>
      <w:proofErr w:type="spellEnd"/>
      <w:r>
        <w:rPr>
          <w:rFonts w:ascii="Segoe UI" w:hAnsi="Segoe UI" w:cs="Segoe UI"/>
          <w:color w:val="1F2328"/>
          <w:sz w:val="21"/>
          <w:szCs w:val="21"/>
          <w:shd w:val="clear" w:color="auto" w:fill="FFFFFF"/>
        </w:rPr>
        <w:t> : Superficie du plan d’eau en hectares</w:t>
      </w:r>
    </w:p>
    <w:p w14:paraId="3F3DDDBD" w14:textId="060D331C"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perimetre_km</w:t>
      </w:r>
      <w:proofErr w:type="spellEnd"/>
      <w:r>
        <w:rPr>
          <w:rFonts w:ascii="Segoe UI" w:hAnsi="Segoe UI" w:cs="Segoe UI"/>
          <w:color w:val="1F2328"/>
          <w:sz w:val="21"/>
          <w:szCs w:val="21"/>
          <w:shd w:val="clear" w:color="auto" w:fill="FFFFFF"/>
        </w:rPr>
        <w:t> : Périmètre du plan d’eau en kilomètres</w:t>
      </w:r>
    </w:p>
    <w:p w14:paraId="057C026F" w14:textId="77777777"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prof_max_m</w:t>
      </w:r>
      <w:proofErr w:type="spellEnd"/>
      <w:r>
        <w:rPr>
          <w:rFonts w:ascii="Segoe UI" w:hAnsi="Segoe UI" w:cs="Segoe UI"/>
          <w:color w:val="1F2328"/>
          <w:sz w:val="21"/>
          <w:szCs w:val="21"/>
          <w:shd w:val="clear" w:color="auto" w:fill="FFFFFF"/>
        </w:rPr>
        <w:t> : Profondeur maximale du plan d’eau en mètres</w:t>
      </w:r>
    </w:p>
    <w:p w14:paraId="55758A65" w14:textId="55B15F25" w:rsidR="00FD7423" w:rsidRP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prof_moy_m</w:t>
      </w:r>
      <w:proofErr w:type="spellEnd"/>
      <w:r w:rsidRPr="00FD7423">
        <w:rPr>
          <w:rFonts w:ascii="Segoe UI" w:hAnsi="Segoe UI" w:cs="Segoe UI"/>
          <w:color w:val="1F2328"/>
          <w:sz w:val="21"/>
          <w:szCs w:val="21"/>
          <w:shd w:val="clear" w:color="auto" w:fill="FFFFFF"/>
        </w:rPr>
        <w:t> : Profondeur moyenne du plan d’eau en mètre</w:t>
      </w:r>
    </w:p>
    <w:p w14:paraId="452E75AD" w14:textId="6A6B5D35"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comments</w:t>
      </w:r>
      <w:proofErr w:type="spellEnd"/>
      <w:r>
        <w:rPr>
          <w:rFonts w:ascii="Segoe UI" w:hAnsi="Segoe UI" w:cs="Segoe UI"/>
          <w:color w:val="1F2328"/>
          <w:sz w:val="21"/>
          <w:szCs w:val="21"/>
          <w:shd w:val="clear" w:color="auto" w:fill="FFFFFF"/>
        </w:rPr>
        <w:t> : Tout commentaire pertinent en lien avec le plan d’eau ou l’inventaire</w:t>
      </w:r>
    </w:p>
    <w:p w14:paraId="06698938" w14:textId="77777777" w:rsidR="00BD2B6B" w:rsidRPr="00BD2B6B" w:rsidRDefault="00BD2B6B" w:rsidP="00BD2B6B">
      <w:pPr>
        <w:rPr>
          <w:rFonts w:ascii="Segoe UI" w:hAnsi="Segoe UI" w:cs="Segoe UI"/>
          <w:color w:val="1F2328"/>
          <w:sz w:val="21"/>
          <w:szCs w:val="21"/>
          <w:shd w:val="clear" w:color="auto" w:fill="FFFFFF"/>
        </w:rPr>
      </w:pPr>
    </w:p>
    <w:p w14:paraId="4E4470CA" w14:textId="041534B1" w:rsidR="00755CC5" w:rsidRDefault="00BD2B6B" w:rsidP="00755CC5">
      <w:p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lastRenderedPageBreak/>
        <w:t>Exemple d’une feuille Lac (structure obligatoire seulement)</w:t>
      </w:r>
    </w:p>
    <w:tbl>
      <w:tblPr>
        <w:tblStyle w:val="Grilledutableau"/>
        <w:tblW w:w="0" w:type="auto"/>
        <w:tblLook w:val="04A0" w:firstRow="1" w:lastRow="0" w:firstColumn="1" w:lastColumn="0" w:noHBand="0" w:noVBand="1"/>
      </w:tblPr>
      <w:tblGrid>
        <w:gridCol w:w="2157"/>
        <w:gridCol w:w="2157"/>
        <w:gridCol w:w="2158"/>
        <w:gridCol w:w="2158"/>
      </w:tblGrid>
      <w:tr w:rsidR="00FD7423" w14:paraId="515FB48D" w14:textId="77777777" w:rsidTr="00FD7423">
        <w:tc>
          <w:tcPr>
            <w:tcW w:w="2157" w:type="dxa"/>
          </w:tcPr>
          <w:p w14:paraId="637924A3" w14:textId="5ECA3C61" w:rsidR="00FD7423" w:rsidRPr="00FD7423" w:rsidRDefault="00FD7423" w:rsidP="00FD7423">
            <w:pPr>
              <w:spacing w:before="0" w:after="0"/>
              <w:rPr>
                <w:rFonts w:ascii="Segoe UI" w:hAnsi="Segoe UI" w:cs="Segoe UI"/>
                <w:b/>
                <w:bCs/>
                <w:color w:val="1F2328"/>
                <w:sz w:val="21"/>
                <w:szCs w:val="21"/>
                <w:shd w:val="clear" w:color="auto" w:fill="FFFFFF"/>
              </w:rPr>
            </w:pPr>
            <w:proofErr w:type="spellStart"/>
            <w:r w:rsidRPr="00FD7423">
              <w:rPr>
                <w:rFonts w:ascii="Segoe UI" w:hAnsi="Segoe UI" w:cs="Segoe UI"/>
                <w:b/>
                <w:bCs/>
                <w:color w:val="1F2328"/>
                <w:sz w:val="21"/>
                <w:szCs w:val="21"/>
                <w:shd w:val="clear" w:color="auto" w:fill="FFFFFF"/>
              </w:rPr>
              <w:t>no_lac</w:t>
            </w:r>
            <w:proofErr w:type="spellEnd"/>
          </w:p>
        </w:tc>
        <w:tc>
          <w:tcPr>
            <w:tcW w:w="2157" w:type="dxa"/>
          </w:tcPr>
          <w:p w14:paraId="397F6D69" w14:textId="4C8EF0E6" w:rsidR="00FD7423" w:rsidRPr="00FD7423" w:rsidRDefault="00FD7423" w:rsidP="00FD7423">
            <w:pPr>
              <w:spacing w:before="0" w:after="0"/>
              <w:rPr>
                <w:rFonts w:ascii="Segoe UI" w:hAnsi="Segoe UI" w:cs="Segoe UI"/>
                <w:b/>
                <w:bCs/>
                <w:color w:val="1F2328"/>
                <w:sz w:val="21"/>
                <w:szCs w:val="21"/>
                <w:shd w:val="clear" w:color="auto" w:fill="FFFFFF"/>
              </w:rPr>
            </w:pPr>
            <w:proofErr w:type="spellStart"/>
            <w:r w:rsidRPr="00FD7423">
              <w:rPr>
                <w:rFonts w:ascii="Segoe UI" w:hAnsi="Segoe UI" w:cs="Segoe UI"/>
                <w:b/>
                <w:bCs/>
                <w:color w:val="1F2328"/>
                <w:sz w:val="21"/>
                <w:szCs w:val="21"/>
                <w:shd w:val="clear" w:color="auto" w:fill="FFFFFF"/>
              </w:rPr>
              <w:t>nom_lac</w:t>
            </w:r>
            <w:proofErr w:type="spellEnd"/>
          </w:p>
        </w:tc>
        <w:tc>
          <w:tcPr>
            <w:tcW w:w="2158" w:type="dxa"/>
          </w:tcPr>
          <w:p w14:paraId="68953A12" w14:textId="67FAF6B3" w:rsidR="00FD7423" w:rsidRPr="00FD7423" w:rsidRDefault="00FD7423" w:rsidP="00FD7423">
            <w:pPr>
              <w:spacing w:before="0" w:after="0"/>
              <w:rPr>
                <w:rFonts w:ascii="Segoe UI" w:hAnsi="Segoe UI" w:cs="Segoe UI"/>
                <w:b/>
                <w:bCs/>
                <w:color w:val="1F2328"/>
                <w:sz w:val="21"/>
                <w:szCs w:val="21"/>
                <w:shd w:val="clear" w:color="auto" w:fill="FFFFFF"/>
              </w:rPr>
            </w:pPr>
            <w:proofErr w:type="spellStart"/>
            <w:r w:rsidRPr="00FD7423">
              <w:rPr>
                <w:rFonts w:ascii="Segoe UI" w:hAnsi="Segoe UI" w:cs="Segoe UI"/>
                <w:b/>
                <w:bCs/>
                <w:color w:val="1F2328"/>
                <w:sz w:val="21"/>
                <w:szCs w:val="21"/>
                <w:shd w:val="clear" w:color="auto" w:fill="FFFFFF"/>
              </w:rPr>
              <w:t>type_pech</w:t>
            </w:r>
            <w:proofErr w:type="spellEnd"/>
          </w:p>
        </w:tc>
        <w:tc>
          <w:tcPr>
            <w:tcW w:w="2158" w:type="dxa"/>
          </w:tcPr>
          <w:p w14:paraId="3FE1B814" w14:textId="6EF03467" w:rsidR="00FD7423" w:rsidRPr="00FD7423" w:rsidRDefault="00FD7423" w:rsidP="00FD7423">
            <w:pPr>
              <w:spacing w:before="0" w:after="0"/>
              <w:rPr>
                <w:rFonts w:ascii="Segoe UI" w:hAnsi="Segoe UI" w:cs="Segoe UI"/>
                <w:b/>
                <w:bCs/>
                <w:color w:val="1F2328"/>
                <w:sz w:val="21"/>
                <w:szCs w:val="21"/>
                <w:shd w:val="clear" w:color="auto" w:fill="FFFFFF"/>
              </w:rPr>
            </w:pPr>
            <w:proofErr w:type="spellStart"/>
            <w:r w:rsidRPr="00FD7423">
              <w:rPr>
                <w:rFonts w:ascii="Segoe UI" w:hAnsi="Segoe UI" w:cs="Segoe UI"/>
                <w:b/>
                <w:bCs/>
                <w:color w:val="1F2328"/>
                <w:sz w:val="21"/>
                <w:szCs w:val="21"/>
                <w:shd w:val="clear" w:color="auto" w:fill="FFFFFF"/>
              </w:rPr>
              <w:t>annee</w:t>
            </w:r>
            <w:proofErr w:type="spellEnd"/>
          </w:p>
        </w:tc>
      </w:tr>
      <w:tr w:rsidR="00FD7423" w14:paraId="36BCC4B3" w14:textId="77777777" w:rsidTr="00FD7423">
        <w:tc>
          <w:tcPr>
            <w:tcW w:w="2157" w:type="dxa"/>
          </w:tcPr>
          <w:p w14:paraId="5F9E6488" w14:textId="0CE33331" w:rsidR="00FD7423" w:rsidRDefault="00FD7423" w:rsidP="00FD7423">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F4528</w:t>
            </w:r>
          </w:p>
        </w:tc>
        <w:tc>
          <w:tcPr>
            <w:tcW w:w="2157" w:type="dxa"/>
          </w:tcPr>
          <w:p w14:paraId="5A83910B" w14:textId="64C36DB6" w:rsidR="00FD7423" w:rsidRDefault="00FD7423" w:rsidP="00FD7423">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Test, Lac</w:t>
            </w:r>
          </w:p>
        </w:tc>
        <w:tc>
          <w:tcPr>
            <w:tcW w:w="2158" w:type="dxa"/>
          </w:tcPr>
          <w:p w14:paraId="04603275" w14:textId="29C9EF04" w:rsidR="00FD7423" w:rsidRDefault="00FD7423" w:rsidP="00FD7423">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PEN</w:t>
            </w:r>
            <w:r w:rsidR="00BD2B6B">
              <w:rPr>
                <w:rFonts w:ascii="Segoe UI" w:hAnsi="Segoe UI" w:cs="Segoe UI"/>
                <w:color w:val="1F2328"/>
                <w:sz w:val="21"/>
                <w:szCs w:val="21"/>
                <w:shd w:val="clear" w:color="auto" w:fill="FFFFFF"/>
              </w:rPr>
              <w:t>OF</w:t>
            </w:r>
          </w:p>
        </w:tc>
        <w:tc>
          <w:tcPr>
            <w:tcW w:w="2158" w:type="dxa"/>
          </w:tcPr>
          <w:p w14:paraId="797C75B6" w14:textId="3E7C716E" w:rsidR="00FD7423" w:rsidRDefault="00FD7423" w:rsidP="00FD7423">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2022</w:t>
            </w:r>
          </w:p>
        </w:tc>
      </w:tr>
    </w:tbl>
    <w:p w14:paraId="5AE70FE7" w14:textId="77777777" w:rsidR="00FD7423" w:rsidRDefault="00FD7423" w:rsidP="00755CC5">
      <w:pPr>
        <w:rPr>
          <w:rFonts w:ascii="Segoe UI" w:hAnsi="Segoe UI" w:cs="Segoe UI"/>
          <w:color w:val="1F2328"/>
          <w:sz w:val="21"/>
          <w:szCs w:val="21"/>
          <w:shd w:val="clear" w:color="auto" w:fill="FFFFFF"/>
        </w:rPr>
      </w:pPr>
    </w:p>
    <w:p w14:paraId="1C498EB2" w14:textId="616317A7" w:rsidR="00791AA9" w:rsidRDefault="00791AA9" w:rsidP="00791AA9">
      <w:pPr>
        <w:rPr>
          <w:rFonts w:ascii="Segoe UI" w:hAnsi="Segoe UI" w:cs="Segoe UI"/>
          <w:b/>
          <w:bCs/>
          <w:color w:val="1F2328"/>
          <w:sz w:val="28"/>
          <w:szCs w:val="28"/>
          <w:shd w:val="clear" w:color="auto" w:fill="FFFFFF"/>
        </w:rPr>
      </w:pPr>
      <w:r w:rsidRPr="00755CC5">
        <w:rPr>
          <w:rFonts w:ascii="Segoe UI" w:hAnsi="Segoe UI" w:cs="Segoe UI"/>
          <w:b/>
          <w:bCs/>
          <w:color w:val="1F2328"/>
          <w:sz w:val="28"/>
          <w:szCs w:val="28"/>
          <w:shd w:val="clear" w:color="auto" w:fill="FFFFFF"/>
        </w:rPr>
        <w:t xml:space="preserve">Feuille </w:t>
      </w:r>
      <w:r>
        <w:rPr>
          <w:rFonts w:ascii="Segoe UI" w:hAnsi="Segoe UI" w:cs="Segoe UI"/>
          <w:b/>
          <w:bCs/>
          <w:color w:val="1F2328"/>
          <w:sz w:val="28"/>
          <w:szCs w:val="28"/>
          <w:shd w:val="clear" w:color="auto" w:fill="FFFFFF"/>
        </w:rPr>
        <w:t>Stations</w:t>
      </w:r>
    </w:p>
    <w:p w14:paraId="7B9D78A7" w14:textId="77777777" w:rsidR="00FD7423" w:rsidRPr="00FD7423" w:rsidRDefault="00FD7423" w:rsidP="00FD7423">
      <w:pPr>
        <w:rPr>
          <w:rFonts w:ascii="Segoe UI" w:hAnsi="Segoe UI" w:cs="Segoe UI"/>
          <w:color w:val="1F2328"/>
          <w:shd w:val="clear" w:color="auto" w:fill="FFFFFF"/>
        </w:rPr>
      </w:pPr>
      <w:r w:rsidRPr="00FD7423">
        <w:rPr>
          <w:rFonts w:ascii="Segoe UI" w:hAnsi="Segoe UI" w:cs="Segoe UI"/>
          <w:color w:val="1F2328"/>
          <w:shd w:val="clear" w:color="auto" w:fill="FFFFFF"/>
        </w:rPr>
        <w:t>Colonnes obligatoires</w:t>
      </w:r>
    </w:p>
    <w:p w14:paraId="632AA337" w14:textId="77777777" w:rsidR="00FD7423" w:rsidRP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no_lac</w:t>
      </w:r>
      <w:proofErr w:type="spellEnd"/>
      <w:r>
        <w:rPr>
          <w:rFonts w:ascii="Segoe UI" w:hAnsi="Segoe UI" w:cs="Segoe UI"/>
          <w:color w:val="1F2328"/>
          <w:sz w:val="21"/>
          <w:szCs w:val="21"/>
          <w:shd w:val="clear" w:color="auto" w:fill="FFFFFF"/>
        </w:rPr>
        <w:t> : Identifiant LCE du plan d’eau (5 caractères alphanumériques; ex. 01234 ou F5678)</w:t>
      </w:r>
    </w:p>
    <w:p w14:paraId="08EDCA7F" w14:textId="77777777"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type_pech</w:t>
      </w:r>
      <w:proofErr w:type="spellEnd"/>
      <w:r>
        <w:rPr>
          <w:rFonts w:ascii="Segoe UI" w:hAnsi="Segoe UI" w:cs="Segoe UI"/>
          <w:color w:val="1F2328"/>
          <w:sz w:val="21"/>
          <w:szCs w:val="21"/>
          <w:shd w:val="clear" w:color="auto" w:fill="FFFFFF"/>
        </w:rPr>
        <w:t> : PENT, PENDJ ou PENOF</w:t>
      </w:r>
    </w:p>
    <w:p w14:paraId="257E239C" w14:textId="77777777"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annee</w:t>
      </w:r>
      <w:proofErr w:type="spellEnd"/>
      <w:r>
        <w:rPr>
          <w:rFonts w:ascii="Segoe UI" w:hAnsi="Segoe UI" w:cs="Segoe UI"/>
          <w:color w:val="1F2328"/>
          <w:sz w:val="21"/>
          <w:szCs w:val="21"/>
          <w:shd w:val="clear" w:color="auto" w:fill="FFFFFF"/>
        </w:rPr>
        <w:t> : Année de l’inventaire (ex. 2022)</w:t>
      </w:r>
    </w:p>
    <w:p w14:paraId="00DACD67" w14:textId="17BCE017"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no_station</w:t>
      </w:r>
      <w:proofErr w:type="spellEnd"/>
      <w:r>
        <w:rPr>
          <w:rFonts w:ascii="Segoe UI" w:hAnsi="Segoe UI" w:cs="Segoe UI"/>
          <w:color w:val="1F2328"/>
          <w:sz w:val="21"/>
          <w:szCs w:val="21"/>
          <w:shd w:val="clear" w:color="auto" w:fill="FFFFFF"/>
        </w:rPr>
        <w:t> : Numéro d’identification de la station (alphanumérique)</w:t>
      </w:r>
    </w:p>
    <w:p w14:paraId="1ED49E93" w14:textId="2A47BBC0" w:rsidR="00FD7423" w:rsidRDefault="00FD7423"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st_valide</w:t>
      </w:r>
      <w:proofErr w:type="spellEnd"/>
      <w:r>
        <w:rPr>
          <w:rFonts w:ascii="Segoe UI" w:hAnsi="Segoe UI" w:cs="Segoe UI"/>
          <w:color w:val="1F2328"/>
          <w:sz w:val="21"/>
          <w:szCs w:val="21"/>
          <w:shd w:val="clear" w:color="auto" w:fill="FFFFFF"/>
        </w:rPr>
        <w:t> : Indique si la station est valide (« O ») ou non (« N »). Consulter SFA (2011) pour savoir reconnaitre une station valide.</w:t>
      </w:r>
    </w:p>
    <w:p w14:paraId="3F6B7953" w14:textId="0E37AD45" w:rsidR="00BD2B6B" w:rsidRDefault="00BD2B6B" w:rsidP="00FD7423">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st_hasard</w:t>
      </w:r>
      <w:proofErr w:type="spellEnd"/>
      <w:r>
        <w:rPr>
          <w:rFonts w:ascii="Segoe UI" w:hAnsi="Segoe UI" w:cs="Segoe UI"/>
          <w:color w:val="1F2328"/>
          <w:sz w:val="21"/>
          <w:szCs w:val="21"/>
          <w:shd w:val="clear" w:color="auto" w:fill="FFFFFF"/>
        </w:rPr>
        <w:t> : Indique si la station a été choisi au hasard (« O ») ou s’il s’agit d’une station dirigée (« N »).</w:t>
      </w:r>
    </w:p>
    <w:p w14:paraId="1964B764" w14:textId="77777777" w:rsidR="00BD2B6B" w:rsidRPr="00FD7423" w:rsidRDefault="00BD2B6B" w:rsidP="00BD2B6B">
      <w:pPr>
        <w:rPr>
          <w:rFonts w:ascii="Segoe UI" w:hAnsi="Segoe UI" w:cs="Segoe UI"/>
          <w:color w:val="1F2328"/>
          <w:shd w:val="clear" w:color="auto" w:fill="FFFFFF"/>
        </w:rPr>
      </w:pPr>
      <w:r w:rsidRPr="00FD7423">
        <w:rPr>
          <w:rFonts w:ascii="Segoe UI" w:hAnsi="Segoe UI" w:cs="Segoe UI"/>
          <w:color w:val="1F2328"/>
          <w:shd w:val="clear" w:color="auto" w:fill="FFFFFF"/>
        </w:rPr>
        <w:t xml:space="preserve">Colonnes </w:t>
      </w:r>
      <w:r>
        <w:rPr>
          <w:rFonts w:ascii="Segoe UI" w:hAnsi="Segoe UI" w:cs="Segoe UI"/>
          <w:color w:val="1F2328"/>
          <w:shd w:val="clear" w:color="auto" w:fill="FFFFFF"/>
        </w:rPr>
        <w:t>optionnelles</w:t>
      </w:r>
    </w:p>
    <w:p w14:paraId="47DC3645" w14:textId="77777777"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region_admin</w:t>
      </w:r>
      <w:proofErr w:type="spellEnd"/>
      <w:r>
        <w:rPr>
          <w:rFonts w:ascii="Segoe UI" w:hAnsi="Segoe UI" w:cs="Segoe UI"/>
          <w:color w:val="1F2328"/>
          <w:sz w:val="21"/>
          <w:szCs w:val="21"/>
          <w:shd w:val="clear" w:color="auto" w:fill="FFFFFF"/>
        </w:rPr>
        <w:t> : Numéro de la région administrative responsable de la gestion de ce plan d’eau (2 caractères numériques; ex. 04 ou 15)</w:t>
      </w:r>
    </w:p>
    <w:p w14:paraId="7BF0CB8F" w14:textId="4E7691FC"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long_dd.dec</w:t>
      </w:r>
      <w:proofErr w:type="spellEnd"/>
      <w:r>
        <w:rPr>
          <w:rFonts w:ascii="Segoe UI" w:hAnsi="Segoe UI" w:cs="Segoe UI"/>
          <w:color w:val="1F2328"/>
          <w:sz w:val="21"/>
          <w:szCs w:val="21"/>
          <w:shd w:val="clear" w:color="auto" w:fill="FFFFFF"/>
        </w:rPr>
        <w:t> : Longitude en degrés décimaux de la station d’inventaire</w:t>
      </w:r>
    </w:p>
    <w:p w14:paraId="3C12DEEB" w14:textId="77777777"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lat_dd.dec</w:t>
      </w:r>
      <w:proofErr w:type="spellEnd"/>
      <w:r>
        <w:rPr>
          <w:rFonts w:ascii="Segoe UI" w:hAnsi="Segoe UI" w:cs="Segoe UI"/>
          <w:color w:val="1F2328"/>
          <w:sz w:val="21"/>
          <w:szCs w:val="21"/>
          <w:shd w:val="clear" w:color="auto" w:fill="FFFFFF"/>
        </w:rPr>
        <w:t> : Latitude en degrés décimaux de la station d’inventaire</w:t>
      </w:r>
    </w:p>
    <w:p w14:paraId="0A1A3CB3" w14:textId="42406942" w:rsidR="00BD2B6B" w:rsidRP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sidRPr="00BD2B6B">
        <w:rPr>
          <w:rFonts w:ascii="Segoe UI" w:hAnsi="Segoe UI" w:cs="Segoe UI"/>
          <w:color w:val="1F2328"/>
          <w:sz w:val="21"/>
          <w:szCs w:val="21"/>
          <w:shd w:val="clear" w:color="auto" w:fill="FFFFFF"/>
        </w:rPr>
        <w:t>prof_deb</w:t>
      </w:r>
      <w:proofErr w:type="spellEnd"/>
      <w:r w:rsidRPr="00BD2B6B">
        <w:rPr>
          <w:rFonts w:ascii="Segoe UI" w:hAnsi="Segoe UI" w:cs="Segoe UI"/>
          <w:color w:val="1F2328"/>
          <w:sz w:val="21"/>
          <w:szCs w:val="21"/>
          <w:shd w:val="clear" w:color="auto" w:fill="FFFFFF"/>
        </w:rPr>
        <w:t> : Profondeur au début du filet (mètres)</w:t>
      </w:r>
    </w:p>
    <w:p w14:paraId="7C357199" w14:textId="77777777"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prof_fin</w:t>
      </w:r>
      <w:proofErr w:type="spellEnd"/>
      <w:r>
        <w:rPr>
          <w:rFonts w:ascii="Segoe UI" w:hAnsi="Segoe UI" w:cs="Segoe UI"/>
          <w:color w:val="1F2328"/>
          <w:sz w:val="21"/>
          <w:szCs w:val="21"/>
          <w:shd w:val="clear" w:color="auto" w:fill="FFFFFF"/>
        </w:rPr>
        <w:t> : Profondeur à la fin du filet (mètres)</w:t>
      </w:r>
    </w:p>
    <w:p w14:paraId="57834C1C" w14:textId="3A4B7788" w:rsidR="00BD2B6B" w:rsidRP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sidRPr="00BD2B6B">
        <w:rPr>
          <w:rFonts w:ascii="Segoe UI" w:hAnsi="Segoe UI" w:cs="Segoe UI"/>
          <w:color w:val="1F2328"/>
          <w:sz w:val="21"/>
          <w:szCs w:val="21"/>
          <w:shd w:val="clear" w:color="auto" w:fill="FFFFFF"/>
        </w:rPr>
        <w:t>date_leve</w:t>
      </w:r>
      <w:proofErr w:type="spellEnd"/>
      <w:r w:rsidRPr="00BD2B6B">
        <w:rPr>
          <w:rFonts w:ascii="Segoe UI" w:hAnsi="Segoe UI" w:cs="Segoe UI"/>
          <w:color w:val="1F2328"/>
          <w:sz w:val="21"/>
          <w:szCs w:val="21"/>
          <w:shd w:val="clear" w:color="auto" w:fill="FFFFFF"/>
        </w:rPr>
        <w:t> : Date de la levée du filet (ex. 2022-09-04 pour le 4 sept. 2022)</w:t>
      </w:r>
    </w:p>
    <w:p w14:paraId="3FF11192" w14:textId="51135993" w:rsidR="00BD2B6B" w:rsidRP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heure_pose</w:t>
      </w:r>
      <w:proofErr w:type="spellEnd"/>
      <w:r>
        <w:rPr>
          <w:rFonts w:ascii="Segoe UI" w:hAnsi="Segoe UI" w:cs="Segoe UI"/>
          <w:color w:val="1F2328"/>
          <w:sz w:val="21"/>
          <w:szCs w:val="21"/>
          <w:shd w:val="clear" w:color="auto" w:fill="FFFFFF"/>
        </w:rPr>
        <w:t> : Heure au moment de la pose du filet (chiffre en 0 et 23)</w:t>
      </w:r>
    </w:p>
    <w:p w14:paraId="7A2780D2" w14:textId="61D86C44"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min_pose</w:t>
      </w:r>
      <w:proofErr w:type="spellEnd"/>
      <w:r>
        <w:rPr>
          <w:rFonts w:ascii="Segoe UI" w:hAnsi="Segoe UI" w:cs="Segoe UI"/>
          <w:color w:val="1F2328"/>
          <w:sz w:val="21"/>
          <w:szCs w:val="21"/>
          <w:shd w:val="clear" w:color="auto" w:fill="FFFFFF"/>
        </w:rPr>
        <w:t> : Nombre de minute passées l’heure au moment de la pose du filet (chiffre entre 0 et 59)</w:t>
      </w:r>
    </w:p>
    <w:p w14:paraId="0A27334F" w14:textId="6EC384B0"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heure_leve</w:t>
      </w:r>
      <w:proofErr w:type="spellEnd"/>
      <w:r>
        <w:rPr>
          <w:rFonts w:ascii="Segoe UI" w:hAnsi="Segoe UI" w:cs="Segoe UI"/>
          <w:color w:val="1F2328"/>
          <w:sz w:val="21"/>
          <w:szCs w:val="21"/>
          <w:shd w:val="clear" w:color="auto" w:fill="FFFFFF"/>
        </w:rPr>
        <w:t> : Heure au moment de la levée du filet (chiffre en 0 et 23)</w:t>
      </w:r>
    </w:p>
    <w:p w14:paraId="4D457DBE" w14:textId="46BE5D18"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min_lev</w:t>
      </w:r>
      <w:proofErr w:type="spellEnd"/>
      <w:r>
        <w:rPr>
          <w:rFonts w:ascii="Segoe UI" w:hAnsi="Segoe UI" w:cs="Segoe UI"/>
          <w:color w:val="1F2328"/>
          <w:sz w:val="21"/>
          <w:szCs w:val="21"/>
          <w:shd w:val="clear" w:color="auto" w:fill="FFFFFF"/>
        </w:rPr>
        <w:t> : Nombre de minutes passées l’heure au moment de la levée du filet (chiffre entre 0 et 59)</w:t>
      </w:r>
    </w:p>
    <w:p w14:paraId="5C627711" w14:textId="1C1E8D6E"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type_maille</w:t>
      </w:r>
      <w:proofErr w:type="spellEnd"/>
      <w:r>
        <w:rPr>
          <w:rFonts w:ascii="Segoe UI" w:hAnsi="Segoe UI" w:cs="Segoe UI"/>
          <w:color w:val="1F2328"/>
          <w:sz w:val="21"/>
          <w:szCs w:val="21"/>
          <w:shd w:val="clear" w:color="auto" w:fill="FFFFFF"/>
        </w:rPr>
        <w:t> : Type de maille en rive : « G » pour grandes ou « P » pour petites</w:t>
      </w:r>
    </w:p>
    <w:p w14:paraId="404185D3" w14:textId="362BA495"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comments</w:t>
      </w:r>
      <w:proofErr w:type="spellEnd"/>
      <w:r>
        <w:rPr>
          <w:rFonts w:ascii="Segoe UI" w:hAnsi="Segoe UI" w:cs="Segoe UI"/>
          <w:color w:val="1F2328"/>
          <w:sz w:val="21"/>
          <w:szCs w:val="21"/>
          <w:shd w:val="clear" w:color="auto" w:fill="FFFFFF"/>
        </w:rPr>
        <w:t> : Tout commentaire pertinent en lien avec la station</w:t>
      </w:r>
    </w:p>
    <w:p w14:paraId="20CE030D" w14:textId="77777777" w:rsidR="00BD2B6B" w:rsidRDefault="00BD2B6B" w:rsidP="00BD2B6B">
      <w:pPr>
        <w:spacing w:before="0" w:after="0"/>
        <w:rPr>
          <w:rFonts w:ascii="Segoe UI" w:hAnsi="Segoe UI" w:cs="Segoe UI"/>
          <w:color w:val="1F2328"/>
          <w:sz w:val="21"/>
          <w:szCs w:val="21"/>
          <w:shd w:val="clear" w:color="auto" w:fill="FFFFFF"/>
        </w:rPr>
      </w:pPr>
    </w:p>
    <w:p w14:paraId="7E6093C8" w14:textId="382C07F4" w:rsidR="00BD2B6B" w:rsidRDefault="00BD2B6B" w:rsidP="00BD2B6B">
      <w:p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Exemple d’une feuille Stations (structure obligatoire seulement)</w:t>
      </w:r>
    </w:p>
    <w:tbl>
      <w:tblPr>
        <w:tblStyle w:val="Grilledutableau"/>
        <w:tblW w:w="8644" w:type="dxa"/>
        <w:tblLook w:val="04A0" w:firstRow="1" w:lastRow="0" w:firstColumn="1" w:lastColumn="0" w:noHBand="0" w:noVBand="1"/>
      </w:tblPr>
      <w:tblGrid>
        <w:gridCol w:w="1440"/>
        <w:gridCol w:w="1441"/>
        <w:gridCol w:w="1441"/>
        <w:gridCol w:w="1440"/>
        <w:gridCol w:w="1441"/>
        <w:gridCol w:w="1441"/>
      </w:tblGrid>
      <w:tr w:rsidR="00BD2B6B" w:rsidRPr="00BD2B6B" w14:paraId="196270D5" w14:textId="5ABDA5CC" w:rsidTr="00BD2B6B">
        <w:tc>
          <w:tcPr>
            <w:tcW w:w="1440" w:type="dxa"/>
          </w:tcPr>
          <w:p w14:paraId="05E84DD4" w14:textId="77777777" w:rsidR="00BD2B6B" w:rsidRPr="00BD2B6B" w:rsidRDefault="00BD2B6B" w:rsidP="00BD2B6B">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no_lac</w:t>
            </w:r>
            <w:proofErr w:type="spellEnd"/>
          </w:p>
        </w:tc>
        <w:tc>
          <w:tcPr>
            <w:tcW w:w="1441" w:type="dxa"/>
          </w:tcPr>
          <w:p w14:paraId="42FF6EBD" w14:textId="12EB9B21" w:rsidR="00BD2B6B" w:rsidRPr="00BD2B6B" w:rsidRDefault="00BD2B6B" w:rsidP="00BD2B6B">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type_pech</w:t>
            </w:r>
            <w:proofErr w:type="spellEnd"/>
          </w:p>
        </w:tc>
        <w:tc>
          <w:tcPr>
            <w:tcW w:w="1441" w:type="dxa"/>
          </w:tcPr>
          <w:p w14:paraId="5C4814F0" w14:textId="73AB0339" w:rsidR="00BD2B6B" w:rsidRPr="00BD2B6B" w:rsidRDefault="00BD2B6B" w:rsidP="00BD2B6B">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annee</w:t>
            </w:r>
            <w:proofErr w:type="spellEnd"/>
          </w:p>
        </w:tc>
        <w:tc>
          <w:tcPr>
            <w:tcW w:w="1440" w:type="dxa"/>
          </w:tcPr>
          <w:p w14:paraId="3BFE70AB" w14:textId="25D0548E" w:rsidR="00BD2B6B" w:rsidRPr="00BD2B6B" w:rsidRDefault="00BD2B6B" w:rsidP="00BD2B6B">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no_station</w:t>
            </w:r>
            <w:proofErr w:type="spellEnd"/>
          </w:p>
        </w:tc>
        <w:tc>
          <w:tcPr>
            <w:tcW w:w="1441" w:type="dxa"/>
          </w:tcPr>
          <w:p w14:paraId="0C370508" w14:textId="3A7BD966" w:rsidR="00BD2B6B" w:rsidRPr="00BD2B6B" w:rsidRDefault="00BD2B6B" w:rsidP="00BD2B6B">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st_valide</w:t>
            </w:r>
            <w:proofErr w:type="spellEnd"/>
          </w:p>
        </w:tc>
        <w:tc>
          <w:tcPr>
            <w:tcW w:w="1441" w:type="dxa"/>
          </w:tcPr>
          <w:p w14:paraId="388E7959" w14:textId="02233065" w:rsidR="00BD2B6B" w:rsidRPr="00BD2B6B" w:rsidRDefault="00BD2B6B" w:rsidP="00BD2B6B">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st_hasard</w:t>
            </w:r>
            <w:proofErr w:type="spellEnd"/>
            <w:r w:rsidRPr="00BD2B6B">
              <w:rPr>
                <w:rFonts w:ascii="Segoe UI" w:hAnsi="Segoe UI" w:cs="Segoe UI"/>
                <w:b/>
                <w:bCs/>
                <w:color w:val="1F2328"/>
                <w:sz w:val="21"/>
                <w:szCs w:val="21"/>
                <w:shd w:val="clear" w:color="auto" w:fill="FFFFFF"/>
              </w:rPr>
              <w:t> </w:t>
            </w:r>
          </w:p>
        </w:tc>
      </w:tr>
      <w:tr w:rsidR="00BD2B6B" w14:paraId="71E8FEC7" w14:textId="4CD216EF" w:rsidTr="00BD2B6B">
        <w:tc>
          <w:tcPr>
            <w:tcW w:w="1440" w:type="dxa"/>
          </w:tcPr>
          <w:p w14:paraId="708F6781" w14:textId="77777777" w:rsidR="00BD2B6B" w:rsidRDefault="00BD2B6B" w:rsidP="00BD2B6B">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F4528</w:t>
            </w:r>
          </w:p>
        </w:tc>
        <w:tc>
          <w:tcPr>
            <w:tcW w:w="1441" w:type="dxa"/>
          </w:tcPr>
          <w:p w14:paraId="51A7452A" w14:textId="4B8500E1" w:rsidR="00BD2B6B" w:rsidRDefault="00BD2B6B" w:rsidP="00BD2B6B">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PENOF</w:t>
            </w:r>
          </w:p>
        </w:tc>
        <w:tc>
          <w:tcPr>
            <w:tcW w:w="1441" w:type="dxa"/>
          </w:tcPr>
          <w:p w14:paraId="19153367" w14:textId="7182D5D7" w:rsidR="00BD2B6B" w:rsidRDefault="00BD2B6B" w:rsidP="00BD2B6B">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2022</w:t>
            </w:r>
          </w:p>
        </w:tc>
        <w:tc>
          <w:tcPr>
            <w:tcW w:w="1440" w:type="dxa"/>
          </w:tcPr>
          <w:p w14:paraId="4882AEAF" w14:textId="43D31EC8" w:rsidR="00BD2B6B" w:rsidRDefault="00BD2B6B" w:rsidP="00BD2B6B">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F02</w:t>
            </w:r>
          </w:p>
        </w:tc>
        <w:tc>
          <w:tcPr>
            <w:tcW w:w="1441" w:type="dxa"/>
          </w:tcPr>
          <w:p w14:paraId="70D3D4E6" w14:textId="1550B6B3" w:rsidR="00BD2B6B" w:rsidRDefault="00BD2B6B" w:rsidP="00BD2B6B">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O</w:t>
            </w:r>
          </w:p>
        </w:tc>
        <w:tc>
          <w:tcPr>
            <w:tcW w:w="1441" w:type="dxa"/>
          </w:tcPr>
          <w:p w14:paraId="32C6B33B" w14:textId="547DB4E9" w:rsidR="00BD2B6B" w:rsidRDefault="00BD2B6B" w:rsidP="00BD2B6B">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O</w:t>
            </w:r>
          </w:p>
        </w:tc>
      </w:tr>
    </w:tbl>
    <w:p w14:paraId="51B0C7A8" w14:textId="77777777" w:rsidR="00BD2B6B" w:rsidRPr="00BD2B6B" w:rsidRDefault="00BD2B6B" w:rsidP="00BD2B6B">
      <w:pPr>
        <w:spacing w:before="0" w:after="0"/>
        <w:rPr>
          <w:rFonts w:ascii="Segoe UI" w:hAnsi="Segoe UI" w:cs="Segoe UI"/>
          <w:color w:val="1F2328"/>
          <w:sz w:val="21"/>
          <w:szCs w:val="21"/>
          <w:shd w:val="clear" w:color="auto" w:fill="FFFFFF"/>
        </w:rPr>
      </w:pPr>
    </w:p>
    <w:p w14:paraId="5334C3C1" w14:textId="2FD13671" w:rsidR="00E11E10" w:rsidRPr="007B5B33" w:rsidRDefault="007B5B33" w:rsidP="00E11E10">
      <w:pPr>
        <w:rPr>
          <w:rFonts w:ascii="Segoe UI" w:hAnsi="Segoe UI" w:cs="Segoe UI"/>
          <w:color w:val="1F2328"/>
          <w:sz w:val="21"/>
          <w:szCs w:val="21"/>
          <w:shd w:val="clear" w:color="auto" w:fill="FFFFFF"/>
        </w:rPr>
      </w:pPr>
      <w:r w:rsidRPr="0045546A">
        <w:rPr>
          <w:rFonts w:ascii="Segoe UI" w:hAnsi="Segoe UI" w:cs="Segoe UI"/>
          <w:b/>
          <w:bCs/>
          <w:color w:val="1F2328"/>
          <w:sz w:val="21"/>
          <w:szCs w:val="21"/>
          <w:shd w:val="clear" w:color="auto" w:fill="FFFFFF"/>
        </w:rPr>
        <w:t>Note</w:t>
      </w:r>
      <w:r w:rsidRPr="007B5B33">
        <w:rPr>
          <w:rFonts w:ascii="Segoe UI" w:hAnsi="Segoe UI" w:cs="Segoe UI"/>
          <w:color w:val="1F2328"/>
          <w:sz w:val="21"/>
          <w:szCs w:val="21"/>
          <w:shd w:val="clear" w:color="auto" w:fill="FFFFFF"/>
        </w:rPr>
        <w:t xml:space="preserve"> : Pour </w:t>
      </w:r>
      <w:r>
        <w:rPr>
          <w:rFonts w:ascii="Segoe UI" w:hAnsi="Segoe UI" w:cs="Segoe UI"/>
          <w:color w:val="1F2328"/>
          <w:sz w:val="21"/>
          <w:szCs w:val="21"/>
          <w:shd w:val="clear" w:color="auto" w:fill="FFFFFF"/>
        </w:rPr>
        <w:t xml:space="preserve">les champs </w:t>
      </w:r>
      <w:proofErr w:type="spellStart"/>
      <w:r w:rsidRPr="007B5B33">
        <w:rPr>
          <w:rFonts w:ascii="Segoe UI" w:hAnsi="Segoe UI" w:cs="Segoe UI"/>
          <w:color w:val="1F2328"/>
          <w:sz w:val="21"/>
          <w:szCs w:val="21"/>
          <w:shd w:val="clear" w:color="auto" w:fill="FFFFFF"/>
        </w:rPr>
        <w:t>st_valide</w:t>
      </w:r>
      <w:proofErr w:type="spellEnd"/>
      <w:r w:rsidRPr="007B5B33">
        <w:rPr>
          <w:rFonts w:ascii="Segoe UI" w:hAnsi="Segoe UI" w:cs="Segoe UI"/>
          <w:color w:val="1F2328"/>
          <w:sz w:val="21"/>
          <w:szCs w:val="21"/>
          <w:shd w:val="clear" w:color="auto" w:fill="FFFFFF"/>
        </w:rPr>
        <w:t xml:space="preserve"> et </w:t>
      </w:r>
      <w:proofErr w:type="spellStart"/>
      <w:r w:rsidRPr="007B5B33">
        <w:rPr>
          <w:rFonts w:ascii="Segoe UI" w:hAnsi="Segoe UI" w:cs="Segoe UI"/>
          <w:color w:val="1F2328"/>
          <w:sz w:val="21"/>
          <w:szCs w:val="21"/>
          <w:shd w:val="clear" w:color="auto" w:fill="FFFFFF"/>
        </w:rPr>
        <w:t>st_has</w:t>
      </w:r>
      <w:r w:rsidRPr="00261D64">
        <w:rPr>
          <w:rFonts w:ascii="Segoe UI" w:hAnsi="Segoe UI" w:cs="Segoe UI"/>
          <w:color w:val="1F2328"/>
          <w:sz w:val="21"/>
          <w:szCs w:val="21"/>
          <w:shd w:val="clear" w:color="auto" w:fill="FFFFFF"/>
        </w:rPr>
        <w:t>ard</w:t>
      </w:r>
      <w:proofErr w:type="spellEnd"/>
      <w:r w:rsidRPr="00261D64">
        <w:rPr>
          <w:rFonts w:ascii="Segoe UI" w:hAnsi="Segoe UI" w:cs="Segoe UI"/>
          <w:color w:val="1F2328"/>
          <w:sz w:val="21"/>
          <w:szCs w:val="21"/>
          <w:shd w:val="clear" w:color="auto" w:fill="FFFFFF"/>
        </w:rPr>
        <w:t xml:space="preserve">, </w:t>
      </w:r>
      <w:r>
        <w:rPr>
          <w:rFonts w:ascii="Segoe UI" w:hAnsi="Segoe UI" w:cs="Segoe UI"/>
          <w:color w:val="1F2328"/>
          <w:sz w:val="21"/>
          <w:szCs w:val="21"/>
          <w:shd w:val="clear" w:color="auto" w:fill="FFFFFF"/>
        </w:rPr>
        <w:t>l</w:t>
      </w:r>
      <w:r w:rsidRPr="00261D64">
        <w:rPr>
          <w:rFonts w:ascii="Segoe UI" w:hAnsi="Segoe UI" w:cs="Segoe UI"/>
          <w:color w:val="1F2328"/>
          <w:sz w:val="21"/>
          <w:szCs w:val="21"/>
          <w:shd w:val="clear" w:color="auto" w:fill="FFFFFF"/>
        </w:rPr>
        <w:t>es va</w:t>
      </w:r>
      <w:r>
        <w:rPr>
          <w:rFonts w:ascii="Segoe UI" w:hAnsi="Segoe UI" w:cs="Segoe UI"/>
          <w:color w:val="1F2328"/>
          <w:sz w:val="21"/>
          <w:szCs w:val="21"/>
          <w:shd w:val="clear" w:color="auto" w:fill="FFFFFF"/>
        </w:rPr>
        <w:t>leurs manquantes ou floues (« NA », « IND », « - » s</w:t>
      </w:r>
      <w:r w:rsidR="00261D64">
        <w:rPr>
          <w:rFonts w:ascii="Segoe UI" w:hAnsi="Segoe UI" w:cs="Segoe UI"/>
          <w:color w:val="1F2328"/>
          <w:sz w:val="21"/>
          <w:szCs w:val="21"/>
          <w:shd w:val="clear" w:color="auto" w:fill="FFFFFF"/>
        </w:rPr>
        <w:t>er</w:t>
      </w:r>
      <w:r>
        <w:rPr>
          <w:rFonts w:ascii="Segoe UI" w:hAnsi="Segoe UI" w:cs="Segoe UI"/>
          <w:color w:val="1F2328"/>
          <w:sz w:val="21"/>
          <w:szCs w:val="21"/>
          <w:shd w:val="clear" w:color="auto" w:fill="FFFFFF"/>
        </w:rPr>
        <w:t>ont interprétés comme étant valides (« O ») par défaut.</w:t>
      </w:r>
    </w:p>
    <w:p w14:paraId="6BFBE082" w14:textId="77777777" w:rsidR="007B5B33" w:rsidRPr="007B5B33" w:rsidRDefault="007B5B33" w:rsidP="00E11E10">
      <w:pPr>
        <w:rPr>
          <w:rFonts w:ascii="Segoe UI" w:hAnsi="Segoe UI" w:cs="Segoe UI"/>
          <w:color w:val="1F2328"/>
          <w:sz w:val="21"/>
          <w:szCs w:val="21"/>
          <w:shd w:val="clear" w:color="auto" w:fill="FFFFFF"/>
        </w:rPr>
      </w:pPr>
    </w:p>
    <w:p w14:paraId="30A249AD" w14:textId="7A0B25E2" w:rsidR="00E11E10" w:rsidRDefault="00E11E10" w:rsidP="00E11E10">
      <w:pPr>
        <w:rPr>
          <w:rFonts w:ascii="Segoe UI" w:hAnsi="Segoe UI" w:cs="Segoe UI"/>
          <w:b/>
          <w:bCs/>
          <w:color w:val="1F2328"/>
          <w:sz w:val="28"/>
          <w:szCs w:val="28"/>
          <w:shd w:val="clear" w:color="auto" w:fill="FFFFFF"/>
        </w:rPr>
      </w:pPr>
      <w:r w:rsidRPr="00755CC5">
        <w:rPr>
          <w:rFonts w:ascii="Segoe UI" w:hAnsi="Segoe UI" w:cs="Segoe UI"/>
          <w:b/>
          <w:bCs/>
          <w:color w:val="1F2328"/>
          <w:sz w:val="28"/>
          <w:szCs w:val="28"/>
          <w:shd w:val="clear" w:color="auto" w:fill="FFFFFF"/>
        </w:rPr>
        <w:t xml:space="preserve">Feuille </w:t>
      </w:r>
      <w:r>
        <w:rPr>
          <w:rFonts w:ascii="Segoe UI" w:hAnsi="Segoe UI" w:cs="Segoe UI"/>
          <w:b/>
          <w:bCs/>
          <w:color w:val="1F2328"/>
          <w:sz w:val="28"/>
          <w:szCs w:val="28"/>
          <w:shd w:val="clear" w:color="auto" w:fill="FFFFFF"/>
        </w:rPr>
        <w:t>Récolte</w:t>
      </w:r>
    </w:p>
    <w:p w14:paraId="3E912FAC" w14:textId="77777777" w:rsidR="00BD2B6B" w:rsidRPr="00FD7423" w:rsidRDefault="00BD2B6B" w:rsidP="00BD2B6B">
      <w:pPr>
        <w:rPr>
          <w:rFonts w:ascii="Segoe UI" w:hAnsi="Segoe UI" w:cs="Segoe UI"/>
          <w:color w:val="1F2328"/>
          <w:shd w:val="clear" w:color="auto" w:fill="FFFFFF"/>
        </w:rPr>
      </w:pPr>
      <w:r w:rsidRPr="00FD7423">
        <w:rPr>
          <w:rFonts w:ascii="Segoe UI" w:hAnsi="Segoe UI" w:cs="Segoe UI"/>
          <w:color w:val="1F2328"/>
          <w:shd w:val="clear" w:color="auto" w:fill="FFFFFF"/>
        </w:rPr>
        <w:lastRenderedPageBreak/>
        <w:t>Colonnes obligatoires</w:t>
      </w:r>
    </w:p>
    <w:p w14:paraId="62DEA7DC" w14:textId="77777777" w:rsidR="00BD2B6B" w:rsidRPr="00FD7423"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no_lac</w:t>
      </w:r>
      <w:proofErr w:type="spellEnd"/>
      <w:r>
        <w:rPr>
          <w:rFonts w:ascii="Segoe UI" w:hAnsi="Segoe UI" w:cs="Segoe UI"/>
          <w:color w:val="1F2328"/>
          <w:sz w:val="21"/>
          <w:szCs w:val="21"/>
          <w:shd w:val="clear" w:color="auto" w:fill="FFFFFF"/>
        </w:rPr>
        <w:t> : Identifiant LCE du plan d’eau (5 caractères alphanumériques; ex. 01234 ou F5678)</w:t>
      </w:r>
    </w:p>
    <w:p w14:paraId="12DA7C9D" w14:textId="77777777"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type_pech</w:t>
      </w:r>
      <w:proofErr w:type="spellEnd"/>
      <w:r>
        <w:rPr>
          <w:rFonts w:ascii="Segoe UI" w:hAnsi="Segoe UI" w:cs="Segoe UI"/>
          <w:color w:val="1F2328"/>
          <w:sz w:val="21"/>
          <w:szCs w:val="21"/>
          <w:shd w:val="clear" w:color="auto" w:fill="FFFFFF"/>
        </w:rPr>
        <w:t> : PENT, PENDJ ou PENOF</w:t>
      </w:r>
    </w:p>
    <w:p w14:paraId="62EB56C5" w14:textId="77777777"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annee</w:t>
      </w:r>
      <w:proofErr w:type="spellEnd"/>
      <w:r>
        <w:rPr>
          <w:rFonts w:ascii="Segoe UI" w:hAnsi="Segoe UI" w:cs="Segoe UI"/>
          <w:color w:val="1F2328"/>
          <w:sz w:val="21"/>
          <w:szCs w:val="21"/>
          <w:shd w:val="clear" w:color="auto" w:fill="FFFFFF"/>
        </w:rPr>
        <w:t> : Année de l’inventaire (ex. 2022)</w:t>
      </w:r>
    </w:p>
    <w:p w14:paraId="796CA532" w14:textId="77777777"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no_station</w:t>
      </w:r>
      <w:proofErr w:type="spellEnd"/>
      <w:r>
        <w:rPr>
          <w:rFonts w:ascii="Segoe UI" w:hAnsi="Segoe UI" w:cs="Segoe UI"/>
          <w:color w:val="1F2328"/>
          <w:sz w:val="21"/>
          <w:szCs w:val="21"/>
          <w:shd w:val="clear" w:color="auto" w:fill="FFFFFF"/>
        </w:rPr>
        <w:t> : Numéro d’identification de la station (alphanumérique)</w:t>
      </w:r>
    </w:p>
    <w:p w14:paraId="0E29AF37" w14:textId="4619AC0C"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sp</w:t>
      </w:r>
      <w:proofErr w:type="spellEnd"/>
      <w:r>
        <w:rPr>
          <w:rFonts w:ascii="Segoe UI" w:hAnsi="Segoe UI" w:cs="Segoe UI"/>
          <w:color w:val="1F2328"/>
          <w:sz w:val="21"/>
          <w:szCs w:val="21"/>
          <w:shd w:val="clear" w:color="auto" w:fill="FFFFFF"/>
        </w:rPr>
        <w:t> : Code de l’espèce (4 lettres)</w:t>
      </w:r>
    </w:p>
    <w:p w14:paraId="587165C1" w14:textId="3025128D"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nb_capture</w:t>
      </w:r>
      <w:proofErr w:type="spellEnd"/>
      <w:r>
        <w:rPr>
          <w:rFonts w:ascii="Segoe UI" w:hAnsi="Segoe UI" w:cs="Segoe UI"/>
          <w:color w:val="1F2328"/>
          <w:sz w:val="21"/>
          <w:szCs w:val="21"/>
          <w:shd w:val="clear" w:color="auto" w:fill="FFFFFF"/>
        </w:rPr>
        <w:t> : Nombre de poissons capturés (de cette espèce à cette station)</w:t>
      </w:r>
    </w:p>
    <w:p w14:paraId="47A1C664" w14:textId="5E45F735"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nb_pese</w:t>
      </w:r>
      <w:proofErr w:type="spellEnd"/>
      <w:r>
        <w:rPr>
          <w:rFonts w:ascii="Segoe UI" w:hAnsi="Segoe UI" w:cs="Segoe UI"/>
          <w:color w:val="1F2328"/>
          <w:sz w:val="21"/>
          <w:szCs w:val="21"/>
          <w:shd w:val="clear" w:color="auto" w:fill="FFFFFF"/>
        </w:rPr>
        <w:t> : Nombre de poissons pesés (de cette espèce à cette station)</w:t>
      </w:r>
    </w:p>
    <w:p w14:paraId="47D0CB90" w14:textId="77777777" w:rsidR="00BD2B6B" w:rsidRPr="00FD7423" w:rsidRDefault="00BD2B6B" w:rsidP="00BD2B6B">
      <w:pPr>
        <w:rPr>
          <w:rFonts w:ascii="Segoe UI" w:hAnsi="Segoe UI" w:cs="Segoe UI"/>
          <w:color w:val="1F2328"/>
          <w:shd w:val="clear" w:color="auto" w:fill="FFFFFF"/>
        </w:rPr>
      </w:pPr>
      <w:r w:rsidRPr="00FD7423">
        <w:rPr>
          <w:rFonts w:ascii="Segoe UI" w:hAnsi="Segoe UI" w:cs="Segoe UI"/>
          <w:color w:val="1F2328"/>
          <w:shd w:val="clear" w:color="auto" w:fill="FFFFFF"/>
        </w:rPr>
        <w:t xml:space="preserve">Colonnes </w:t>
      </w:r>
      <w:r>
        <w:rPr>
          <w:rFonts w:ascii="Segoe UI" w:hAnsi="Segoe UI" w:cs="Segoe UI"/>
          <w:color w:val="1F2328"/>
          <w:shd w:val="clear" w:color="auto" w:fill="FFFFFF"/>
        </w:rPr>
        <w:t>optionnelles</w:t>
      </w:r>
    </w:p>
    <w:p w14:paraId="16B220C3" w14:textId="6D94F146" w:rsidR="00BD2B6B" w:rsidRDefault="00BD2B6B" w:rsidP="00BD2B6B">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comments</w:t>
      </w:r>
      <w:proofErr w:type="spellEnd"/>
      <w:r>
        <w:rPr>
          <w:rFonts w:ascii="Segoe UI" w:hAnsi="Segoe UI" w:cs="Segoe UI"/>
          <w:color w:val="1F2328"/>
          <w:sz w:val="21"/>
          <w:szCs w:val="21"/>
          <w:shd w:val="clear" w:color="auto" w:fill="FFFFFF"/>
        </w:rPr>
        <w:t> : Tout commentaire pertinent en lien avec la récolte effectuée à cette station (par ex. nombre de spécimens capturés mais échappés)</w:t>
      </w:r>
    </w:p>
    <w:p w14:paraId="05393E6F" w14:textId="77777777" w:rsidR="00BD2B6B" w:rsidRDefault="00BD2B6B" w:rsidP="00BD2B6B">
      <w:pPr>
        <w:spacing w:before="0" w:after="0"/>
        <w:rPr>
          <w:rFonts w:ascii="Segoe UI" w:hAnsi="Segoe UI" w:cs="Segoe UI"/>
          <w:color w:val="1F2328"/>
          <w:sz w:val="21"/>
          <w:szCs w:val="21"/>
          <w:shd w:val="clear" w:color="auto" w:fill="FFFFFF"/>
        </w:rPr>
      </w:pPr>
    </w:p>
    <w:p w14:paraId="34C91A05" w14:textId="2DCB089B" w:rsidR="00BD2B6B" w:rsidRDefault="00BD2B6B" w:rsidP="00BD2B6B">
      <w:p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Exemple d’une feuille Récolte (structure obligatoire seulement)</w:t>
      </w:r>
    </w:p>
    <w:tbl>
      <w:tblPr>
        <w:tblStyle w:val="Grilledutableau"/>
        <w:tblW w:w="8651" w:type="dxa"/>
        <w:tblLook w:val="04A0" w:firstRow="1" w:lastRow="0" w:firstColumn="1" w:lastColumn="0" w:noHBand="0" w:noVBand="1"/>
      </w:tblPr>
      <w:tblGrid>
        <w:gridCol w:w="1120"/>
        <w:gridCol w:w="1427"/>
        <w:gridCol w:w="1134"/>
        <w:gridCol w:w="1410"/>
        <w:gridCol w:w="989"/>
        <w:gridCol w:w="1557"/>
        <w:gridCol w:w="1014"/>
      </w:tblGrid>
      <w:tr w:rsidR="00BD2B6B" w:rsidRPr="00BD2B6B" w14:paraId="4349A14C" w14:textId="3032C889" w:rsidTr="00BD2B6B">
        <w:tc>
          <w:tcPr>
            <w:tcW w:w="1120" w:type="dxa"/>
          </w:tcPr>
          <w:p w14:paraId="21F80690" w14:textId="77777777" w:rsidR="00BD2B6B" w:rsidRPr="00BD2B6B" w:rsidRDefault="00BD2B6B" w:rsidP="00E5784E">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no_lac</w:t>
            </w:r>
            <w:proofErr w:type="spellEnd"/>
          </w:p>
        </w:tc>
        <w:tc>
          <w:tcPr>
            <w:tcW w:w="1427" w:type="dxa"/>
          </w:tcPr>
          <w:p w14:paraId="4320867F" w14:textId="77777777" w:rsidR="00BD2B6B" w:rsidRPr="00BD2B6B" w:rsidRDefault="00BD2B6B" w:rsidP="00E5784E">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type_pech</w:t>
            </w:r>
            <w:proofErr w:type="spellEnd"/>
          </w:p>
        </w:tc>
        <w:tc>
          <w:tcPr>
            <w:tcW w:w="1134" w:type="dxa"/>
          </w:tcPr>
          <w:p w14:paraId="51D49B37" w14:textId="77777777" w:rsidR="00BD2B6B" w:rsidRPr="00BD2B6B" w:rsidRDefault="00BD2B6B" w:rsidP="00E5784E">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annee</w:t>
            </w:r>
            <w:proofErr w:type="spellEnd"/>
          </w:p>
        </w:tc>
        <w:tc>
          <w:tcPr>
            <w:tcW w:w="1410" w:type="dxa"/>
          </w:tcPr>
          <w:p w14:paraId="64536817" w14:textId="77777777" w:rsidR="00BD2B6B" w:rsidRPr="00BD2B6B" w:rsidRDefault="00BD2B6B" w:rsidP="00E5784E">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no_station</w:t>
            </w:r>
            <w:proofErr w:type="spellEnd"/>
          </w:p>
        </w:tc>
        <w:tc>
          <w:tcPr>
            <w:tcW w:w="989" w:type="dxa"/>
          </w:tcPr>
          <w:p w14:paraId="6ECD35C3" w14:textId="0C773DA8" w:rsidR="00BD2B6B" w:rsidRPr="00BD2B6B" w:rsidRDefault="00BD2B6B" w:rsidP="00E5784E">
            <w:pPr>
              <w:spacing w:before="0" w:after="0"/>
              <w:rPr>
                <w:rFonts w:ascii="Segoe UI" w:hAnsi="Segoe UI" w:cs="Segoe UI"/>
                <w:b/>
                <w:bCs/>
                <w:color w:val="1F2328"/>
                <w:sz w:val="21"/>
                <w:szCs w:val="21"/>
                <w:shd w:val="clear" w:color="auto" w:fill="FFFFFF"/>
              </w:rPr>
            </w:pPr>
            <w:proofErr w:type="spellStart"/>
            <w:r w:rsidRPr="00BD2B6B">
              <w:rPr>
                <w:rFonts w:ascii="Segoe UI" w:hAnsi="Segoe UI" w:cs="Segoe UI"/>
                <w:b/>
                <w:bCs/>
                <w:color w:val="1F2328"/>
                <w:sz w:val="21"/>
                <w:szCs w:val="21"/>
                <w:shd w:val="clear" w:color="auto" w:fill="FFFFFF"/>
              </w:rPr>
              <w:t>s</w:t>
            </w:r>
            <w:r>
              <w:rPr>
                <w:rFonts w:ascii="Segoe UI" w:hAnsi="Segoe UI" w:cs="Segoe UI"/>
                <w:b/>
                <w:bCs/>
                <w:color w:val="1F2328"/>
                <w:sz w:val="21"/>
                <w:szCs w:val="21"/>
                <w:shd w:val="clear" w:color="auto" w:fill="FFFFFF"/>
              </w:rPr>
              <w:t>p</w:t>
            </w:r>
            <w:proofErr w:type="spellEnd"/>
          </w:p>
        </w:tc>
        <w:tc>
          <w:tcPr>
            <w:tcW w:w="1557" w:type="dxa"/>
          </w:tcPr>
          <w:p w14:paraId="519459E6" w14:textId="5759E3DB" w:rsidR="00BD2B6B" w:rsidRPr="00BD2B6B" w:rsidRDefault="00BD2B6B" w:rsidP="00E5784E">
            <w:pPr>
              <w:spacing w:before="0" w:after="0"/>
              <w:rPr>
                <w:rFonts w:ascii="Segoe UI" w:hAnsi="Segoe UI" w:cs="Segoe UI"/>
                <w:b/>
                <w:bCs/>
                <w:color w:val="1F2328"/>
                <w:sz w:val="21"/>
                <w:szCs w:val="21"/>
                <w:shd w:val="clear" w:color="auto" w:fill="FFFFFF"/>
              </w:rPr>
            </w:pPr>
            <w:proofErr w:type="spellStart"/>
            <w:r>
              <w:rPr>
                <w:rFonts w:ascii="Segoe UI" w:hAnsi="Segoe UI" w:cs="Segoe UI"/>
                <w:b/>
                <w:bCs/>
                <w:color w:val="1F2328"/>
                <w:sz w:val="21"/>
                <w:szCs w:val="21"/>
                <w:shd w:val="clear" w:color="auto" w:fill="FFFFFF"/>
              </w:rPr>
              <w:t>nb_capture</w:t>
            </w:r>
            <w:proofErr w:type="spellEnd"/>
          </w:p>
        </w:tc>
        <w:tc>
          <w:tcPr>
            <w:tcW w:w="1014" w:type="dxa"/>
          </w:tcPr>
          <w:p w14:paraId="2743E9D7" w14:textId="3D312061" w:rsidR="00BD2B6B" w:rsidRDefault="00BD2B6B" w:rsidP="00E5784E">
            <w:pPr>
              <w:spacing w:before="0" w:after="0"/>
              <w:rPr>
                <w:rFonts w:ascii="Segoe UI" w:hAnsi="Segoe UI" w:cs="Segoe UI"/>
                <w:b/>
                <w:bCs/>
                <w:color w:val="1F2328"/>
                <w:sz w:val="21"/>
                <w:szCs w:val="21"/>
                <w:shd w:val="clear" w:color="auto" w:fill="FFFFFF"/>
              </w:rPr>
            </w:pPr>
            <w:proofErr w:type="spellStart"/>
            <w:r>
              <w:rPr>
                <w:rFonts w:ascii="Segoe UI" w:hAnsi="Segoe UI" w:cs="Segoe UI"/>
                <w:b/>
                <w:bCs/>
                <w:color w:val="1F2328"/>
                <w:sz w:val="21"/>
                <w:szCs w:val="21"/>
                <w:shd w:val="clear" w:color="auto" w:fill="FFFFFF"/>
              </w:rPr>
              <w:t>nb_pese</w:t>
            </w:r>
            <w:proofErr w:type="spellEnd"/>
          </w:p>
        </w:tc>
      </w:tr>
      <w:tr w:rsidR="00BD2B6B" w14:paraId="0F4AE74B" w14:textId="736EAE2D" w:rsidTr="00BD2B6B">
        <w:tc>
          <w:tcPr>
            <w:tcW w:w="1120" w:type="dxa"/>
          </w:tcPr>
          <w:p w14:paraId="7ABDCB27" w14:textId="77777777" w:rsidR="00BD2B6B" w:rsidRDefault="00BD2B6B" w:rsidP="00E5784E">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F4528</w:t>
            </w:r>
          </w:p>
        </w:tc>
        <w:tc>
          <w:tcPr>
            <w:tcW w:w="1427" w:type="dxa"/>
          </w:tcPr>
          <w:p w14:paraId="5E27A29C" w14:textId="79DD05A6" w:rsidR="00BD2B6B" w:rsidRDefault="00BD2B6B" w:rsidP="00E5784E">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PENOF</w:t>
            </w:r>
          </w:p>
        </w:tc>
        <w:tc>
          <w:tcPr>
            <w:tcW w:w="1134" w:type="dxa"/>
          </w:tcPr>
          <w:p w14:paraId="319615DC" w14:textId="77777777" w:rsidR="00BD2B6B" w:rsidRDefault="00BD2B6B" w:rsidP="00E5784E">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2022</w:t>
            </w:r>
          </w:p>
        </w:tc>
        <w:tc>
          <w:tcPr>
            <w:tcW w:w="1410" w:type="dxa"/>
          </w:tcPr>
          <w:p w14:paraId="65D174EF" w14:textId="77777777" w:rsidR="00BD2B6B" w:rsidRDefault="00BD2B6B" w:rsidP="00E5784E">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F02</w:t>
            </w:r>
          </w:p>
        </w:tc>
        <w:tc>
          <w:tcPr>
            <w:tcW w:w="989" w:type="dxa"/>
          </w:tcPr>
          <w:p w14:paraId="2F7FD0C3" w14:textId="6198A1B6" w:rsidR="00BD2B6B" w:rsidRDefault="00BD2B6B" w:rsidP="00E5784E">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SAFO</w:t>
            </w:r>
          </w:p>
        </w:tc>
        <w:tc>
          <w:tcPr>
            <w:tcW w:w="1557" w:type="dxa"/>
          </w:tcPr>
          <w:p w14:paraId="55789DCF" w14:textId="5AD0D09A" w:rsidR="00BD2B6B" w:rsidRDefault="00BD2B6B" w:rsidP="00E5784E">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18</w:t>
            </w:r>
          </w:p>
        </w:tc>
        <w:tc>
          <w:tcPr>
            <w:tcW w:w="1014" w:type="dxa"/>
          </w:tcPr>
          <w:p w14:paraId="781CE2B7" w14:textId="07568F72" w:rsidR="00BD2B6B" w:rsidRDefault="00BD2B6B" w:rsidP="00E5784E">
            <w:pPr>
              <w:spacing w:before="0" w:after="0"/>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17</w:t>
            </w:r>
          </w:p>
        </w:tc>
      </w:tr>
    </w:tbl>
    <w:p w14:paraId="18B6B84D" w14:textId="77777777" w:rsidR="00BD2B6B" w:rsidRPr="00BD2B6B" w:rsidRDefault="00BD2B6B" w:rsidP="00BD2B6B">
      <w:pPr>
        <w:spacing w:before="0" w:after="0"/>
        <w:rPr>
          <w:rFonts w:ascii="Segoe UI" w:hAnsi="Segoe UI" w:cs="Segoe UI"/>
          <w:color w:val="1F2328"/>
          <w:sz w:val="21"/>
          <w:szCs w:val="21"/>
          <w:shd w:val="clear" w:color="auto" w:fill="FFFFFF"/>
        </w:rPr>
      </w:pPr>
    </w:p>
    <w:p w14:paraId="7627C992" w14:textId="68C75660" w:rsidR="00BD2B6B" w:rsidRDefault="00BD2B6B" w:rsidP="00BD2B6B">
      <w:pPr>
        <w:rPr>
          <w:rFonts w:ascii="Segoe UI" w:hAnsi="Segoe UI" w:cs="Segoe UI"/>
          <w:b/>
          <w:bCs/>
          <w:color w:val="1F2328"/>
          <w:sz w:val="28"/>
          <w:szCs w:val="28"/>
          <w:shd w:val="clear" w:color="auto" w:fill="FFFFFF"/>
        </w:rPr>
      </w:pPr>
      <w:r w:rsidRPr="00755CC5">
        <w:rPr>
          <w:rFonts w:ascii="Segoe UI" w:hAnsi="Segoe UI" w:cs="Segoe UI"/>
          <w:b/>
          <w:bCs/>
          <w:color w:val="1F2328"/>
          <w:sz w:val="28"/>
          <w:szCs w:val="28"/>
          <w:shd w:val="clear" w:color="auto" w:fill="FFFFFF"/>
        </w:rPr>
        <w:t xml:space="preserve">Feuille </w:t>
      </w:r>
      <w:r w:rsidR="00475D42">
        <w:rPr>
          <w:rFonts w:ascii="Segoe UI" w:hAnsi="Segoe UI" w:cs="Segoe UI"/>
          <w:b/>
          <w:bCs/>
          <w:color w:val="1F2328"/>
          <w:sz w:val="28"/>
          <w:szCs w:val="28"/>
          <w:shd w:val="clear" w:color="auto" w:fill="FFFFFF"/>
        </w:rPr>
        <w:t>Spécimens</w:t>
      </w:r>
    </w:p>
    <w:p w14:paraId="6F6CD109" w14:textId="77777777" w:rsidR="00BD2B6B" w:rsidRPr="00FD7423" w:rsidRDefault="00BD2B6B" w:rsidP="00BD2B6B">
      <w:pPr>
        <w:rPr>
          <w:rFonts w:ascii="Segoe UI" w:hAnsi="Segoe UI" w:cs="Segoe UI"/>
          <w:color w:val="1F2328"/>
          <w:shd w:val="clear" w:color="auto" w:fill="FFFFFF"/>
        </w:rPr>
      </w:pPr>
      <w:r w:rsidRPr="00FD7423">
        <w:rPr>
          <w:rFonts w:ascii="Segoe UI" w:hAnsi="Segoe UI" w:cs="Segoe UI"/>
          <w:color w:val="1F2328"/>
          <w:shd w:val="clear" w:color="auto" w:fill="FFFFFF"/>
        </w:rPr>
        <w:t>Colonnes obligatoires</w:t>
      </w:r>
    </w:p>
    <w:p w14:paraId="3A178DC8" w14:textId="77777777" w:rsidR="00BD2B6B" w:rsidRPr="00FD7423"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no_lac</w:t>
      </w:r>
      <w:proofErr w:type="spellEnd"/>
      <w:r>
        <w:rPr>
          <w:rFonts w:ascii="Segoe UI" w:hAnsi="Segoe UI" w:cs="Segoe UI"/>
          <w:color w:val="1F2328"/>
          <w:sz w:val="21"/>
          <w:szCs w:val="21"/>
          <w:shd w:val="clear" w:color="auto" w:fill="FFFFFF"/>
        </w:rPr>
        <w:t> : Identifiant LCE du plan d’eau (5 caractères alphanumériques; ex. 01234 ou F5678)</w:t>
      </w:r>
    </w:p>
    <w:p w14:paraId="34A6FE16" w14:textId="77777777"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sidRPr="00FD7423">
        <w:rPr>
          <w:rFonts w:ascii="Segoe UI" w:hAnsi="Segoe UI" w:cs="Segoe UI"/>
          <w:color w:val="1F2328"/>
          <w:sz w:val="21"/>
          <w:szCs w:val="21"/>
          <w:shd w:val="clear" w:color="auto" w:fill="FFFFFF"/>
        </w:rPr>
        <w:t>type_pech</w:t>
      </w:r>
      <w:proofErr w:type="spellEnd"/>
      <w:r>
        <w:rPr>
          <w:rFonts w:ascii="Segoe UI" w:hAnsi="Segoe UI" w:cs="Segoe UI"/>
          <w:color w:val="1F2328"/>
          <w:sz w:val="21"/>
          <w:szCs w:val="21"/>
          <w:shd w:val="clear" w:color="auto" w:fill="FFFFFF"/>
        </w:rPr>
        <w:t> : PENT, PENDJ ou PENOF</w:t>
      </w:r>
    </w:p>
    <w:p w14:paraId="056E4FF6" w14:textId="77777777" w:rsidR="00BD2B6B" w:rsidRDefault="00BD2B6B" w:rsidP="00BD2B6B">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annee</w:t>
      </w:r>
      <w:proofErr w:type="spellEnd"/>
      <w:r>
        <w:rPr>
          <w:rFonts w:ascii="Segoe UI" w:hAnsi="Segoe UI" w:cs="Segoe UI"/>
          <w:color w:val="1F2328"/>
          <w:sz w:val="21"/>
          <w:szCs w:val="21"/>
          <w:shd w:val="clear" w:color="auto" w:fill="FFFFFF"/>
        </w:rPr>
        <w:t> : Année de l’inventaire (ex. 2022)</w:t>
      </w:r>
    </w:p>
    <w:p w14:paraId="29175464" w14:textId="77777777" w:rsidR="00475D42" w:rsidRDefault="00475D42" w:rsidP="00475D42">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no_station</w:t>
      </w:r>
      <w:proofErr w:type="spellEnd"/>
      <w:r>
        <w:rPr>
          <w:rFonts w:ascii="Segoe UI" w:hAnsi="Segoe UI" w:cs="Segoe UI"/>
          <w:color w:val="1F2328"/>
          <w:sz w:val="21"/>
          <w:szCs w:val="21"/>
          <w:shd w:val="clear" w:color="auto" w:fill="FFFFFF"/>
        </w:rPr>
        <w:t> : Numéro d’identification de la station (alphanumérique)</w:t>
      </w:r>
    </w:p>
    <w:p w14:paraId="7F0D3FDD" w14:textId="77777777" w:rsidR="00475D42" w:rsidRDefault="00475D42" w:rsidP="00475D42">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sp</w:t>
      </w:r>
      <w:proofErr w:type="spellEnd"/>
      <w:r>
        <w:rPr>
          <w:rFonts w:ascii="Segoe UI" w:hAnsi="Segoe UI" w:cs="Segoe UI"/>
          <w:color w:val="1F2328"/>
          <w:sz w:val="21"/>
          <w:szCs w:val="21"/>
          <w:shd w:val="clear" w:color="auto" w:fill="FFFFFF"/>
        </w:rPr>
        <w:t> : Code de l’espèce (4 lettres)</w:t>
      </w:r>
    </w:p>
    <w:p w14:paraId="3B2D6E96" w14:textId="1D819AB4" w:rsidR="00475D42" w:rsidRDefault="00475D42" w:rsidP="00475D42">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no_specimen</w:t>
      </w:r>
      <w:proofErr w:type="spellEnd"/>
      <w:r>
        <w:rPr>
          <w:rFonts w:ascii="Segoe UI" w:hAnsi="Segoe UI" w:cs="Segoe UI"/>
          <w:color w:val="1F2328"/>
          <w:sz w:val="21"/>
          <w:szCs w:val="21"/>
          <w:shd w:val="clear" w:color="auto" w:fill="FFFFFF"/>
        </w:rPr>
        <w:t> :</w:t>
      </w:r>
      <w:r w:rsidRPr="00475D42">
        <w:rPr>
          <w:rFonts w:ascii="Segoe UI" w:hAnsi="Segoe UI" w:cs="Segoe UI"/>
          <w:color w:val="1F2328"/>
          <w:sz w:val="21"/>
          <w:szCs w:val="21"/>
          <w:shd w:val="clear" w:color="auto" w:fill="FFFFFF"/>
        </w:rPr>
        <w:t xml:space="preserve"> </w:t>
      </w:r>
      <w:r>
        <w:rPr>
          <w:rFonts w:ascii="Segoe UI" w:hAnsi="Segoe UI" w:cs="Segoe UI"/>
          <w:color w:val="1F2328"/>
          <w:sz w:val="21"/>
          <w:szCs w:val="21"/>
          <w:shd w:val="clear" w:color="auto" w:fill="FFFFFF"/>
        </w:rPr>
        <w:t>Identifiant unique pour un spécimen capturé dans cet inventaire</w:t>
      </w:r>
    </w:p>
    <w:p w14:paraId="6AEA9F65" w14:textId="076682E2" w:rsidR="00475D42" w:rsidRDefault="00475D42" w:rsidP="00475D42">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ltm</w:t>
      </w:r>
      <w:proofErr w:type="spellEnd"/>
      <w:r>
        <w:rPr>
          <w:rFonts w:ascii="Segoe UI" w:hAnsi="Segoe UI" w:cs="Segoe UI"/>
          <w:color w:val="1F2328"/>
          <w:sz w:val="21"/>
          <w:szCs w:val="21"/>
          <w:shd w:val="clear" w:color="auto" w:fill="FFFFFF"/>
        </w:rPr>
        <w:t> : Longueur totale maximale du spécimen (mm)</w:t>
      </w:r>
    </w:p>
    <w:p w14:paraId="41BEB2FF" w14:textId="1654D579" w:rsidR="00475D42" w:rsidRDefault="00475D42" w:rsidP="00475D42">
      <w:pPr>
        <w:pStyle w:val="Paragraphedeliste"/>
        <w:numPr>
          <w:ilvl w:val="0"/>
          <w:numId w:val="17"/>
        </w:num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masse : Masse du spécimen (g)</w:t>
      </w:r>
    </w:p>
    <w:p w14:paraId="2686D79D" w14:textId="0613132A" w:rsidR="00475D42" w:rsidRDefault="00475D42" w:rsidP="00475D42">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age</w:t>
      </w:r>
      <w:proofErr w:type="spellEnd"/>
      <w:r>
        <w:rPr>
          <w:rFonts w:ascii="Segoe UI" w:hAnsi="Segoe UI" w:cs="Segoe UI"/>
          <w:color w:val="1F2328"/>
          <w:sz w:val="21"/>
          <w:szCs w:val="21"/>
          <w:shd w:val="clear" w:color="auto" w:fill="FFFFFF"/>
        </w:rPr>
        <w:t> :</w:t>
      </w:r>
      <w:r w:rsidRPr="00475D42">
        <w:rPr>
          <w:rFonts w:ascii="Segoe UI" w:hAnsi="Segoe UI" w:cs="Segoe UI"/>
          <w:color w:val="1F2328"/>
          <w:sz w:val="21"/>
          <w:szCs w:val="21"/>
          <w:shd w:val="clear" w:color="auto" w:fill="FFFFFF"/>
        </w:rPr>
        <w:t xml:space="preserve"> </w:t>
      </w:r>
      <w:r>
        <w:rPr>
          <w:rFonts w:ascii="Segoe UI" w:hAnsi="Segoe UI" w:cs="Segoe UI"/>
          <w:color w:val="1F2328"/>
          <w:sz w:val="21"/>
          <w:szCs w:val="21"/>
          <w:shd w:val="clear" w:color="auto" w:fill="FFFFFF"/>
        </w:rPr>
        <w:t>Age du spécimen au moment de la capture (selon la convention de l’anniversaire au 1</w:t>
      </w:r>
      <w:r w:rsidRPr="00D6787C">
        <w:rPr>
          <w:rFonts w:ascii="Segoe UI" w:hAnsi="Segoe UI" w:cs="Segoe UI"/>
          <w:color w:val="1F2328"/>
          <w:sz w:val="21"/>
          <w:szCs w:val="21"/>
          <w:shd w:val="clear" w:color="auto" w:fill="FFFFFF"/>
          <w:vertAlign w:val="superscript"/>
        </w:rPr>
        <w:t>er</w:t>
      </w:r>
      <w:r>
        <w:rPr>
          <w:rFonts w:ascii="Segoe UI" w:hAnsi="Segoe UI" w:cs="Segoe UI"/>
          <w:color w:val="1F2328"/>
          <w:sz w:val="21"/>
          <w:szCs w:val="21"/>
          <w:shd w:val="clear" w:color="auto" w:fill="FFFFFF"/>
        </w:rPr>
        <w:t xml:space="preserve"> janvier)</w:t>
      </w:r>
    </w:p>
    <w:p w14:paraId="2513E50C" w14:textId="1ACC373F" w:rsidR="00475D42" w:rsidRDefault="00475D42" w:rsidP="00475D42">
      <w:pPr>
        <w:pStyle w:val="Paragraphedeliste"/>
        <w:numPr>
          <w:ilvl w:val="0"/>
          <w:numId w:val="17"/>
        </w:num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sexe : « F » (femelle), « M » (mâle) ou « IND » (indéterminé)</w:t>
      </w:r>
    </w:p>
    <w:p w14:paraId="5548563C" w14:textId="3B56E9A2" w:rsidR="00475D42" w:rsidRDefault="00475D42" w:rsidP="00475D42">
      <w:pPr>
        <w:pStyle w:val="Paragraphedeliste"/>
        <w:numPr>
          <w:ilvl w:val="0"/>
          <w:numId w:val="17"/>
        </w:numPr>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maturite</w:t>
      </w:r>
      <w:proofErr w:type="spellEnd"/>
      <w:r>
        <w:rPr>
          <w:rFonts w:ascii="Segoe UI" w:hAnsi="Segoe UI" w:cs="Segoe UI"/>
          <w:color w:val="1F2328"/>
          <w:sz w:val="21"/>
          <w:szCs w:val="21"/>
          <w:shd w:val="clear" w:color="auto" w:fill="FFFFFF"/>
        </w:rPr>
        <w:t xml:space="preserve"> : </w:t>
      </w:r>
      <w:r w:rsidRPr="00D6787C">
        <w:rPr>
          <w:rFonts w:ascii="Segoe UI" w:hAnsi="Segoe UI" w:cs="Segoe UI"/>
          <w:color w:val="1F2328"/>
          <w:sz w:val="21"/>
          <w:szCs w:val="21"/>
          <w:shd w:val="clear" w:color="auto" w:fill="FFFFFF"/>
        </w:rPr>
        <w:t>« O » (gonades matures</w:t>
      </w:r>
      <w:r>
        <w:rPr>
          <w:rFonts w:ascii="Segoe UI" w:hAnsi="Segoe UI" w:cs="Segoe UI"/>
          <w:color w:val="1F2328"/>
          <w:sz w:val="21"/>
          <w:szCs w:val="21"/>
          <w:shd w:val="clear" w:color="auto" w:fill="FFFFFF"/>
        </w:rPr>
        <w:t>, participera à la prochaine fraie</w:t>
      </w:r>
      <w:r w:rsidRPr="00D6787C">
        <w:rPr>
          <w:rFonts w:ascii="Segoe UI" w:hAnsi="Segoe UI" w:cs="Segoe UI"/>
          <w:color w:val="1F2328"/>
          <w:sz w:val="21"/>
          <w:szCs w:val="21"/>
          <w:shd w:val="clear" w:color="auto" w:fill="FFFFFF"/>
        </w:rPr>
        <w:t>), « N » (gonades immat</w:t>
      </w:r>
      <w:r>
        <w:rPr>
          <w:rFonts w:ascii="Segoe UI" w:hAnsi="Segoe UI" w:cs="Segoe UI"/>
          <w:color w:val="1F2328"/>
          <w:sz w:val="21"/>
          <w:szCs w:val="21"/>
          <w:shd w:val="clear" w:color="auto" w:fill="FFFFFF"/>
        </w:rPr>
        <w:t>ures) ou « IND » (indéterminé)</w:t>
      </w:r>
    </w:p>
    <w:p w14:paraId="308895FA" w14:textId="77777777" w:rsidR="00475D42" w:rsidRPr="00FD7423" w:rsidRDefault="00475D42" w:rsidP="00475D42">
      <w:pPr>
        <w:rPr>
          <w:rFonts w:ascii="Segoe UI" w:hAnsi="Segoe UI" w:cs="Segoe UI"/>
          <w:color w:val="1F2328"/>
          <w:shd w:val="clear" w:color="auto" w:fill="FFFFFF"/>
        </w:rPr>
      </w:pPr>
      <w:r w:rsidRPr="00FD7423">
        <w:rPr>
          <w:rFonts w:ascii="Segoe UI" w:hAnsi="Segoe UI" w:cs="Segoe UI"/>
          <w:color w:val="1F2328"/>
          <w:shd w:val="clear" w:color="auto" w:fill="FFFFFF"/>
        </w:rPr>
        <w:t xml:space="preserve">Colonnes </w:t>
      </w:r>
      <w:r>
        <w:rPr>
          <w:rFonts w:ascii="Segoe UI" w:hAnsi="Segoe UI" w:cs="Segoe UI"/>
          <w:color w:val="1F2328"/>
          <w:shd w:val="clear" w:color="auto" w:fill="FFFFFF"/>
        </w:rPr>
        <w:t>optionnelles</w:t>
      </w:r>
    </w:p>
    <w:p w14:paraId="4CCCDB4D" w14:textId="26922C8D" w:rsidR="00475D42" w:rsidRDefault="00475D42" w:rsidP="00475D42">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lf</w:t>
      </w:r>
      <w:proofErr w:type="spellEnd"/>
      <w:r>
        <w:rPr>
          <w:rFonts w:ascii="Segoe UI" w:hAnsi="Segoe UI" w:cs="Segoe UI"/>
          <w:color w:val="1F2328"/>
          <w:sz w:val="21"/>
          <w:szCs w:val="21"/>
          <w:shd w:val="clear" w:color="auto" w:fill="FFFFFF"/>
        </w:rPr>
        <w:t> : Longueur à la fourche du spécimen (mm)</w:t>
      </w:r>
    </w:p>
    <w:p w14:paraId="04946468" w14:textId="422DC741" w:rsidR="00475D42" w:rsidRDefault="00475D42" w:rsidP="00475D42">
      <w:pPr>
        <w:pStyle w:val="Paragraphedeliste"/>
        <w:numPr>
          <w:ilvl w:val="0"/>
          <w:numId w:val="17"/>
        </w:numPr>
        <w:spacing w:before="0" w:after="0"/>
        <w:ind w:left="714" w:hanging="357"/>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marquage : « MA » si poisson marqué ou « NMA » si non marqué</w:t>
      </w:r>
    </w:p>
    <w:p w14:paraId="02EE63BA" w14:textId="202A3FCB" w:rsidR="00475D42" w:rsidRDefault="00475D42" w:rsidP="00475D42">
      <w:pPr>
        <w:pStyle w:val="Paragraphedeliste"/>
        <w:numPr>
          <w:ilvl w:val="0"/>
          <w:numId w:val="17"/>
        </w:numPr>
        <w:spacing w:before="0" w:after="0"/>
        <w:ind w:left="714" w:hanging="357"/>
        <w:rPr>
          <w:rFonts w:ascii="Segoe UI" w:hAnsi="Segoe UI" w:cs="Segoe UI"/>
          <w:color w:val="1F2328"/>
          <w:sz w:val="21"/>
          <w:szCs w:val="21"/>
          <w:shd w:val="clear" w:color="auto" w:fill="FFFFFF"/>
        </w:rPr>
      </w:pPr>
      <w:proofErr w:type="spellStart"/>
      <w:r>
        <w:rPr>
          <w:rFonts w:ascii="Segoe UI" w:hAnsi="Segoe UI" w:cs="Segoe UI"/>
          <w:color w:val="1F2328"/>
          <w:sz w:val="21"/>
          <w:szCs w:val="21"/>
          <w:shd w:val="clear" w:color="auto" w:fill="FFFFFF"/>
        </w:rPr>
        <w:t>comments</w:t>
      </w:r>
      <w:proofErr w:type="spellEnd"/>
      <w:r>
        <w:rPr>
          <w:rFonts w:ascii="Segoe UI" w:hAnsi="Segoe UI" w:cs="Segoe UI"/>
          <w:color w:val="1F2328"/>
          <w:sz w:val="21"/>
          <w:szCs w:val="21"/>
          <w:shd w:val="clear" w:color="auto" w:fill="FFFFFF"/>
        </w:rPr>
        <w:t> : Tout commentaire pertinent en lien avec le spécimen</w:t>
      </w:r>
    </w:p>
    <w:p w14:paraId="314C40CF" w14:textId="77777777" w:rsidR="00475D42" w:rsidRDefault="00475D42" w:rsidP="00475D42">
      <w:pPr>
        <w:spacing w:before="0" w:after="0"/>
        <w:rPr>
          <w:rFonts w:ascii="Segoe UI" w:hAnsi="Segoe UI" w:cs="Segoe UI"/>
          <w:color w:val="1F2328"/>
          <w:sz w:val="21"/>
          <w:szCs w:val="21"/>
          <w:shd w:val="clear" w:color="auto" w:fill="FFFFFF"/>
        </w:rPr>
      </w:pPr>
    </w:p>
    <w:p w14:paraId="78F75A0A" w14:textId="1326F0AD" w:rsidR="00475D42" w:rsidRDefault="00475D42" w:rsidP="00475D42">
      <w:pPr>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Exemple d’une feuille Spécimens (structure obligatoire seulement)</w:t>
      </w:r>
    </w:p>
    <w:tbl>
      <w:tblPr>
        <w:tblStyle w:val="Grilledutableau"/>
        <w:tblW w:w="8646" w:type="dxa"/>
        <w:jc w:val="center"/>
        <w:tblCellMar>
          <w:left w:w="57" w:type="dxa"/>
          <w:right w:w="57" w:type="dxa"/>
        </w:tblCellMar>
        <w:tblLook w:val="04A0" w:firstRow="1" w:lastRow="0" w:firstColumn="1" w:lastColumn="0" w:noHBand="0" w:noVBand="1"/>
      </w:tblPr>
      <w:tblGrid>
        <w:gridCol w:w="848"/>
        <w:gridCol w:w="1064"/>
        <w:gridCol w:w="681"/>
        <w:gridCol w:w="1092"/>
        <w:gridCol w:w="598"/>
        <w:gridCol w:w="1326"/>
        <w:gridCol w:w="438"/>
        <w:gridCol w:w="689"/>
        <w:gridCol w:w="454"/>
        <w:gridCol w:w="529"/>
        <w:gridCol w:w="927"/>
      </w:tblGrid>
      <w:tr w:rsidR="00475D42" w:rsidRPr="00BD2B6B" w14:paraId="6A4CD728" w14:textId="320E42F5" w:rsidTr="00475D42">
        <w:trPr>
          <w:jc w:val="center"/>
        </w:trPr>
        <w:tc>
          <w:tcPr>
            <w:tcW w:w="848" w:type="dxa"/>
          </w:tcPr>
          <w:p w14:paraId="44463821" w14:textId="77777777"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no_lac</w:t>
            </w:r>
            <w:proofErr w:type="spellEnd"/>
          </w:p>
        </w:tc>
        <w:tc>
          <w:tcPr>
            <w:tcW w:w="1064" w:type="dxa"/>
          </w:tcPr>
          <w:p w14:paraId="54E425A0" w14:textId="77777777"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type_pech</w:t>
            </w:r>
            <w:proofErr w:type="spellEnd"/>
          </w:p>
        </w:tc>
        <w:tc>
          <w:tcPr>
            <w:tcW w:w="681" w:type="dxa"/>
          </w:tcPr>
          <w:p w14:paraId="4F844A95" w14:textId="77777777"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annee</w:t>
            </w:r>
            <w:proofErr w:type="spellEnd"/>
          </w:p>
        </w:tc>
        <w:tc>
          <w:tcPr>
            <w:tcW w:w="1092" w:type="dxa"/>
          </w:tcPr>
          <w:p w14:paraId="212E1FB4" w14:textId="77777777"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no_station</w:t>
            </w:r>
            <w:proofErr w:type="spellEnd"/>
          </w:p>
        </w:tc>
        <w:tc>
          <w:tcPr>
            <w:tcW w:w="598" w:type="dxa"/>
          </w:tcPr>
          <w:p w14:paraId="0183139C" w14:textId="77777777"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sp</w:t>
            </w:r>
            <w:proofErr w:type="spellEnd"/>
          </w:p>
        </w:tc>
        <w:tc>
          <w:tcPr>
            <w:tcW w:w="1326" w:type="dxa"/>
          </w:tcPr>
          <w:p w14:paraId="1C940BA2" w14:textId="6ED35766"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no_specimen</w:t>
            </w:r>
            <w:proofErr w:type="spellEnd"/>
          </w:p>
        </w:tc>
        <w:tc>
          <w:tcPr>
            <w:tcW w:w="438" w:type="dxa"/>
          </w:tcPr>
          <w:p w14:paraId="768F1606" w14:textId="17DC0F34"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ltm</w:t>
            </w:r>
            <w:proofErr w:type="spellEnd"/>
          </w:p>
        </w:tc>
        <w:tc>
          <w:tcPr>
            <w:tcW w:w="689" w:type="dxa"/>
          </w:tcPr>
          <w:p w14:paraId="30E7B452" w14:textId="4ED7EDBF" w:rsidR="00475D42" w:rsidRPr="00475D42" w:rsidRDefault="00475D42" w:rsidP="00E5784E">
            <w:pPr>
              <w:spacing w:before="0" w:after="0"/>
              <w:rPr>
                <w:rFonts w:ascii="Segoe UI" w:hAnsi="Segoe UI" w:cs="Segoe UI"/>
                <w:b/>
                <w:bCs/>
                <w:color w:val="1F2328"/>
                <w:sz w:val="20"/>
                <w:szCs w:val="20"/>
                <w:shd w:val="clear" w:color="auto" w:fill="FFFFFF"/>
              </w:rPr>
            </w:pPr>
            <w:r w:rsidRPr="00475D42">
              <w:rPr>
                <w:rFonts w:ascii="Segoe UI" w:hAnsi="Segoe UI" w:cs="Segoe UI"/>
                <w:b/>
                <w:bCs/>
                <w:color w:val="1F2328"/>
                <w:sz w:val="20"/>
                <w:szCs w:val="20"/>
                <w:shd w:val="clear" w:color="auto" w:fill="FFFFFF"/>
              </w:rPr>
              <w:t>masse</w:t>
            </w:r>
          </w:p>
        </w:tc>
        <w:tc>
          <w:tcPr>
            <w:tcW w:w="454" w:type="dxa"/>
          </w:tcPr>
          <w:p w14:paraId="6EAC30D2" w14:textId="0ABDDD83"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age</w:t>
            </w:r>
            <w:proofErr w:type="spellEnd"/>
          </w:p>
        </w:tc>
        <w:tc>
          <w:tcPr>
            <w:tcW w:w="529" w:type="dxa"/>
          </w:tcPr>
          <w:p w14:paraId="690A517B" w14:textId="5F831BAC" w:rsidR="00475D42" w:rsidRPr="00475D42" w:rsidRDefault="00475D42" w:rsidP="00E5784E">
            <w:pPr>
              <w:spacing w:before="0" w:after="0"/>
              <w:rPr>
                <w:rFonts w:ascii="Segoe UI" w:hAnsi="Segoe UI" w:cs="Segoe UI"/>
                <w:b/>
                <w:bCs/>
                <w:color w:val="1F2328"/>
                <w:sz w:val="20"/>
                <w:szCs w:val="20"/>
                <w:shd w:val="clear" w:color="auto" w:fill="FFFFFF"/>
              </w:rPr>
            </w:pPr>
            <w:r w:rsidRPr="00475D42">
              <w:rPr>
                <w:rFonts w:ascii="Segoe UI" w:hAnsi="Segoe UI" w:cs="Segoe UI"/>
                <w:b/>
                <w:bCs/>
                <w:color w:val="1F2328"/>
                <w:sz w:val="20"/>
                <w:szCs w:val="20"/>
                <w:shd w:val="clear" w:color="auto" w:fill="FFFFFF"/>
              </w:rPr>
              <w:t>sexe</w:t>
            </w:r>
          </w:p>
        </w:tc>
        <w:tc>
          <w:tcPr>
            <w:tcW w:w="927" w:type="dxa"/>
          </w:tcPr>
          <w:p w14:paraId="682B84D9" w14:textId="08A7336F" w:rsidR="00475D42" w:rsidRPr="00475D42" w:rsidRDefault="00475D42" w:rsidP="00E5784E">
            <w:pPr>
              <w:spacing w:before="0" w:after="0"/>
              <w:rPr>
                <w:rFonts w:ascii="Segoe UI" w:hAnsi="Segoe UI" w:cs="Segoe UI"/>
                <w:b/>
                <w:bCs/>
                <w:color w:val="1F2328"/>
                <w:sz w:val="20"/>
                <w:szCs w:val="20"/>
                <w:shd w:val="clear" w:color="auto" w:fill="FFFFFF"/>
              </w:rPr>
            </w:pPr>
            <w:proofErr w:type="spellStart"/>
            <w:r w:rsidRPr="00475D42">
              <w:rPr>
                <w:rFonts w:ascii="Segoe UI" w:hAnsi="Segoe UI" w:cs="Segoe UI"/>
                <w:b/>
                <w:bCs/>
                <w:color w:val="1F2328"/>
                <w:sz w:val="20"/>
                <w:szCs w:val="20"/>
                <w:shd w:val="clear" w:color="auto" w:fill="FFFFFF"/>
              </w:rPr>
              <w:t>maturite</w:t>
            </w:r>
            <w:proofErr w:type="spellEnd"/>
          </w:p>
        </w:tc>
      </w:tr>
      <w:tr w:rsidR="00475D42" w14:paraId="4698144B" w14:textId="68945C7C" w:rsidTr="00475D42">
        <w:trPr>
          <w:jc w:val="center"/>
        </w:trPr>
        <w:tc>
          <w:tcPr>
            <w:tcW w:w="848" w:type="dxa"/>
          </w:tcPr>
          <w:p w14:paraId="20E6FC37" w14:textId="77777777"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lastRenderedPageBreak/>
              <w:t>F4528</w:t>
            </w:r>
          </w:p>
        </w:tc>
        <w:tc>
          <w:tcPr>
            <w:tcW w:w="1064" w:type="dxa"/>
          </w:tcPr>
          <w:p w14:paraId="586685EC" w14:textId="77777777"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PENOF</w:t>
            </w:r>
          </w:p>
        </w:tc>
        <w:tc>
          <w:tcPr>
            <w:tcW w:w="681" w:type="dxa"/>
          </w:tcPr>
          <w:p w14:paraId="702C948F" w14:textId="77777777"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2022</w:t>
            </w:r>
          </w:p>
        </w:tc>
        <w:tc>
          <w:tcPr>
            <w:tcW w:w="1092" w:type="dxa"/>
          </w:tcPr>
          <w:p w14:paraId="794C2C61" w14:textId="77777777"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F02</w:t>
            </w:r>
          </w:p>
        </w:tc>
        <w:tc>
          <w:tcPr>
            <w:tcW w:w="598" w:type="dxa"/>
          </w:tcPr>
          <w:p w14:paraId="7A4F7DF2" w14:textId="77777777"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SAFO</w:t>
            </w:r>
          </w:p>
        </w:tc>
        <w:tc>
          <w:tcPr>
            <w:tcW w:w="1326" w:type="dxa"/>
          </w:tcPr>
          <w:p w14:paraId="569F9EBB" w14:textId="6CE09C5A"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14</w:t>
            </w:r>
          </w:p>
        </w:tc>
        <w:tc>
          <w:tcPr>
            <w:tcW w:w="438" w:type="dxa"/>
          </w:tcPr>
          <w:p w14:paraId="4499427A" w14:textId="2F7641E4"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212</w:t>
            </w:r>
          </w:p>
        </w:tc>
        <w:tc>
          <w:tcPr>
            <w:tcW w:w="689" w:type="dxa"/>
          </w:tcPr>
          <w:p w14:paraId="6EC20EBF" w14:textId="045309B2"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93</w:t>
            </w:r>
          </w:p>
        </w:tc>
        <w:tc>
          <w:tcPr>
            <w:tcW w:w="454" w:type="dxa"/>
          </w:tcPr>
          <w:p w14:paraId="671DEDF0" w14:textId="0FF2BB03"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3</w:t>
            </w:r>
          </w:p>
        </w:tc>
        <w:tc>
          <w:tcPr>
            <w:tcW w:w="529" w:type="dxa"/>
          </w:tcPr>
          <w:p w14:paraId="206DDA59" w14:textId="6C908CE1"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M</w:t>
            </w:r>
          </w:p>
        </w:tc>
        <w:tc>
          <w:tcPr>
            <w:tcW w:w="927" w:type="dxa"/>
          </w:tcPr>
          <w:p w14:paraId="1EACF138" w14:textId="007984CF" w:rsidR="00475D42" w:rsidRPr="00475D42" w:rsidRDefault="00475D42" w:rsidP="00E5784E">
            <w:pPr>
              <w:spacing w:before="0" w:after="0"/>
              <w:rPr>
                <w:rFonts w:ascii="Segoe UI" w:hAnsi="Segoe UI" w:cs="Segoe UI"/>
                <w:color w:val="1F2328"/>
                <w:sz w:val="20"/>
                <w:szCs w:val="20"/>
                <w:shd w:val="clear" w:color="auto" w:fill="FFFFFF"/>
              </w:rPr>
            </w:pPr>
            <w:r w:rsidRPr="00475D42">
              <w:rPr>
                <w:rFonts w:ascii="Segoe UI" w:hAnsi="Segoe UI" w:cs="Segoe UI"/>
                <w:color w:val="1F2328"/>
                <w:sz w:val="20"/>
                <w:szCs w:val="20"/>
                <w:shd w:val="clear" w:color="auto" w:fill="FFFFFF"/>
              </w:rPr>
              <w:t>O</w:t>
            </w:r>
          </w:p>
        </w:tc>
      </w:tr>
    </w:tbl>
    <w:p w14:paraId="5E6C39EE" w14:textId="77777777" w:rsidR="00475D42" w:rsidRPr="00475D42" w:rsidRDefault="00475D42" w:rsidP="00475D42">
      <w:pPr>
        <w:spacing w:before="0" w:after="0"/>
        <w:rPr>
          <w:rFonts w:ascii="Segoe UI" w:hAnsi="Segoe UI" w:cs="Segoe UI"/>
          <w:color w:val="1F2328"/>
          <w:sz w:val="21"/>
          <w:szCs w:val="21"/>
          <w:shd w:val="clear" w:color="auto" w:fill="FFFFFF"/>
        </w:rPr>
      </w:pPr>
    </w:p>
    <w:p w14:paraId="071CA092" w14:textId="37CFC06D" w:rsidR="007B5B33" w:rsidRDefault="007B5B33" w:rsidP="007B5B33">
      <w:pPr>
        <w:rPr>
          <w:rFonts w:ascii="Segoe UI" w:hAnsi="Segoe UI" w:cs="Segoe UI"/>
          <w:color w:val="1F2328"/>
          <w:sz w:val="21"/>
          <w:szCs w:val="21"/>
          <w:shd w:val="clear" w:color="auto" w:fill="FFFFFF"/>
        </w:rPr>
      </w:pPr>
      <w:r w:rsidRPr="0045546A">
        <w:rPr>
          <w:rFonts w:ascii="Segoe UI" w:hAnsi="Segoe UI" w:cs="Segoe UI"/>
          <w:b/>
          <w:bCs/>
          <w:color w:val="1F2328"/>
          <w:sz w:val="21"/>
          <w:szCs w:val="21"/>
          <w:shd w:val="clear" w:color="auto" w:fill="FFFFFF"/>
        </w:rPr>
        <w:t>Note</w:t>
      </w:r>
      <w:r w:rsidRPr="007B5B33">
        <w:rPr>
          <w:rFonts w:ascii="Segoe UI" w:hAnsi="Segoe UI" w:cs="Segoe UI"/>
          <w:color w:val="1F2328"/>
          <w:sz w:val="21"/>
          <w:szCs w:val="21"/>
          <w:shd w:val="clear" w:color="auto" w:fill="FFFFFF"/>
        </w:rPr>
        <w:t xml:space="preserve"> : Pour </w:t>
      </w:r>
      <w:r>
        <w:rPr>
          <w:rFonts w:ascii="Segoe UI" w:hAnsi="Segoe UI" w:cs="Segoe UI"/>
          <w:color w:val="1F2328"/>
          <w:sz w:val="21"/>
          <w:szCs w:val="21"/>
          <w:shd w:val="clear" w:color="auto" w:fill="FFFFFF"/>
        </w:rPr>
        <w:t>les champs sexe, maturité et marquage, les valeurs manquantes s</w:t>
      </w:r>
      <w:r w:rsidR="00261D64">
        <w:rPr>
          <w:rFonts w:ascii="Segoe UI" w:hAnsi="Segoe UI" w:cs="Segoe UI"/>
          <w:color w:val="1F2328"/>
          <w:sz w:val="21"/>
          <w:szCs w:val="21"/>
          <w:shd w:val="clear" w:color="auto" w:fill="FFFFFF"/>
        </w:rPr>
        <w:t>er</w:t>
      </w:r>
      <w:r>
        <w:rPr>
          <w:rFonts w:ascii="Segoe UI" w:hAnsi="Segoe UI" w:cs="Segoe UI"/>
          <w:color w:val="1F2328"/>
          <w:sz w:val="21"/>
          <w:szCs w:val="21"/>
          <w:shd w:val="clear" w:color="auto" w:fill="FFFFFF"/>
        </w:rPr>
        <w:t>ont automatiquement remplacé</w:t>
      </w:r>
      <w:r w:rsidR="00DE5A82">
        <w:rPr>
          <w:rFonts w:ascii="Segoe UI" w:hAnsi="Segoe UI" w:cs="Segoe UI"/>
          <w:color w:val="1F2328"/>
          <w:sz w:val="21"/>
          <w:szCs w:val="21"/>
          <w:shd w:val="clear" w:color="auto" w:fill="FFFFFF"/>
        </w:rPr>
        <w:t>e</w:t>
      </w:r>
      <w:r>
        <w:rPr>
          <w:rFonts w:ascii="Segoe UI" w:hAnsi="Segoe UI" w:cs="Segoe UI"/>
          <w:color w:val="1F2328"/>
          <w:sz w:val="21"/>
          <w:szCs w:val="21"/>
          <w:shd w:val="clear" w:color="auto" w:fill="FFFFFF"/>
        </w:rPr>
        <w:t>s par « IND » ou « NMA », selon le cas.</w:t>
      </w:r>
    </w:p>
    <w:p w14:paraId="490BA11D" w14:textId="77777777" w:rsidR="00DE5A82" w:rsidRDefault="00DE5A82" w:rsidP="007B5B33">
      <w:pPr>
        <w:rPr>
          <w:rFonts w:ascii="Segoe UI" w:hAnsi="Segoe UI" w:cs="Segoe UI"/>
          <w:color w:val="1F2328"/>
          <w:sz w:val="21"/>
          <w:szCs w:val="21"/>
          <w:shd w:val="clear" w:color="auto" w:fill="FFFFFF"/>
        </w:rPr>
      </w:pPr>
    </w:p>
    <w:p w14:paraId="0EF54E55" w14:textId="63F2AACD" w:rsidR="00DE5A82" w:rsidRPr="000367EC" w:rsidRDefault="00DE5A82" w:rsidP="007B5B33">
      <w:pPr>
        <w:rPr>
          <w:rFonts w:asciiTheme="majorHAnsi" w:hAnsiTheme="majorHAnsi" w:cstheme="majorHAnsi"/>
          <w:b/>
          <w:bCs/>
          <w:color w:val="1F2328"/>
          <w:sz w:val="32"/>
          <w:szCs w:val="32"/>
          <w:shd w:val="clear" w:color="auto" w:fill="FFFFFF"/>
        </w:rPr>
      </w:pPr>
      <w:r w:rsidRPr="00FD7423">
        <w:rPr>
          <w:rFonts w:asciiTheme="majorHAnsi" w:hAnsiTheme="majorHAnsi" w:cstheme="majorHAnsi"/>
          <w:b/>
          <w:bCs/>
          <w:color w:val="1F2328"/>
          <w:sz w:val="32"/>
          <w:szCs w:val="32"/>
          <w:shd w:val="clear" w:color="auto" w:fill="FFFFFF"/>
        </w:rPr>
        <w:t>Bonnes pratiques</w:t>
      </w:r>
    </w:p>
    <w:p w14:paraId="75C94E8C" w14:textId="3F562A05" w:rsidR="00475D42" w:rsidRDefault="00475D42" w:rsidP="00DE5A82">
      <w:pPr>
        <w:rPr>
          <w:lang w:eastAsia="fr-CA"/>
        </w:rPr>
      </w:pPr>
      <w:r>
        <w:rPr>
          <w:lang w:eastAsia="fr-CA"/>
        </w:rPr>
        <w:t>N’utilisez pas de majuscule</w:t>
      </w:r>
      <w:r w:rsidR="00D64B3F">
        <w:rPr>
          <w:lang w:eastAsia="fr-CA"/>
        </w:rPr>
        <w:t>s</w:t>
      </w:r>
      <w:r>
        <w:rPr>
          <w:lang w:eastAsia="fr-CA"/>
        </w:rPr>
        <w:t xml:space="preserve"> ni d’espace</w:t>
      </w:r>
      <w:r w:rsidR="00D64B3F">
        <w:rPr>
          <w:lang w:eastAsia="fr-CA"/>
        </w:rPr>
        <w:t>s</w:t>
      </w:r>
      <w:r>
        <w:rPr>
          <w:lang w:eastAsia="fr-CA"/>
        </w:rPr>
        <w:t xml:space="preserve"> dans le nom de vos colonnes.</w:t>
      </w:r>
    </w:p>
    <w:p w14:paraId="39CAF687" w14:textId="4B8E051C" w:rsidR="00DE5A82" w:rsidRPr="00755CC5" w:rsidRDefault="00475D42" w:rsidP="00DE5A82">
      <w:pPr>
        <w:rPr>
          <w:rFonts w:ascii="Segoe UI" w:hAnsi="Segoe UI" w:cs="Segoe UI"/>
          <w:color w:val="1F2328"/>
          <w:sz w:val="21"/>
          <w:szCs w:val="21"/>
          <w:shd w:val="clear" w:color="auto" w:fill="FFFFFF"/>
        </w:rPr>
      </w:pPr>
      <w:r>
        <w:rPr>
          <w:lang w:eastAsia="fr-CA"/>
        </w:rPr>
        <w:t>L</w:t>
      </w:r>
      <w:r w:rsidR="00DE5A82">
        <w:rPr>
          <w:lang w:eastAsia="fr-CA"/>
        </w:rPr>
        <w:t>es utilisateurs d’IFA sont invités à vérifier que l’ensemble des données sont co</w:t>
      </w:r>
      <w:r w:rsidR="0045546A">
        <w:rPr>
          <w:lang w:eastAsia="fr-CA"/>
        </w:rPr>
        <w:t>rrectement saisies selon les normes ci-dessus et</w:t>
      </w:r>
      <w:r w:rsidR="00D64B3F">
        <w:rPr>
          <w:lang w:eastAsia="fr-CA"/>
        </w:rPr>
        <w:t>, le cas échéant,</w:t>
      </w:r>
      <w:r w:rsidR="0045546A">
        <w:rPr>
          <w:lang w:eastAsia="fr-CA"/>
        </w:rPr>
        <w:t xml:space="preserve"> de les corriger dans IFA </w:t>
      </w:r>
      <w:r w:rsidR="00DE5A82">
        <w:rPr>
          <w:lang w:eastAsia="fr-CA"/>
        </w:rPr>
        <w:t>avant d</w:t>
      </w:r>
      <w:r w:rsidR="00FD7423">
        <w:rPr>
          <w:lang w:eastAsia="fr-CA"/>
        </w:rPr>
        <w:t xml:space="preserve">’en refaire une extraction pour utilisation dans </w:t>
      </w:r>
      <w:proofErr w:type="spellStart"/>
      <w:r w:rsidR="00FD7423">
        <w:rPr>
          <w:lang w:eastAsia="fr-CA"/>
        </w:rPr>
        <w:t>A</w:t>
      </w:r>
      <w:r w:rsidR="0045546A">
        <w:rPr>
          <w:lang w:eastAsia="fr-CA"/>
        </w:rPr>
        <w:t>quaPop</w:t>
      </w:r>
      <w:proofErr w:type="spellEnd"/>
      <w:r w:rsidR="00FD7423">
        <w:rPr>
          <w:lang w:eastAsia="fr-CA"/>
        </w:rPr>
        <w:t>.</w:t>
      </w:r>
    </w:p>
    <w:p w14:paraId="551C0CF6" w14:textId="77777777" w:rsidR="00791AA9" w:rsidRDefault="00791AA9" w:rsidP="00755CC5">
      <w:pPr>
        <w:rPr>
          <w:rFonts w:ascii="Segoe UI" w:hAnsi="Segoe UI" w:cs="Segoe UI"/>
          <w:color w:val="1F2328"/>
          <w:sz w:val="21"/>
          <w:szCs w:val="21"/>
          <w:shd w:val="clear" w:color="auto" w:fill="FFFFFF"/>
        </w:rPr>
      </w:pPr>
    </w:p>
    <w:p w14:paraId="27061577" w14:textId="77777777" w:rsidR="004910FF" w:rsidRDefault="004910FF">
      <w:pPr>
        <w:spacing w:before="0" w:after="200"/>
        <w:rPr>
          <w:rFonts w:asciiTheme="majorHAnsi" w:eastAsiaTheme="majorEastAsia" w:hAnsiTheme="majorHAnsi" w:cstheme="majorBidi"/>
          <w:color w:val="2F5496" w:themeColor="accent1" w:themeShade="BF"/>
          <w:sz w:val="40"/>
          <w:szCs w:val="40"/>
        </w:rPr>
      </w:pPr>
      <w:r>
        <w:br w:type="page"/>
      </w:r>
    </w:p>
    <w:p w14:paraId="378759D7" w14:textId="796B5E1A" w:rsidR="00121349" w:rsidRDefault="00121349" w:rsidP="00121349">
      <w:pPr>
        <w:pStyle w:val="Titre1"/>
        <w:rPr>
          <w:rStyle w:val="lev"/>
          <w:b w:val="0"/>
          <w:bCs w:val="0"/>
        </w:rPr>
      </w:pPr>
      <w:r>
        <w:lastRenderedPageBreak/>
        <w:t xml:space="preserve">Section 2 – </w:t>
      </w:r>
      <w:r w:rsidRPr="00121349">
        <w:rPr>
          <w:rStyle w:val="lev"/>
          <w:b w:val="0"/>
          <w:bCs w:val="0"/>
        </w:rPr>
        <w:t>Utiliser l’application via l’interface graphique (</w:t>
      </w:r>
      <w:proofErr w:type="spellStart"/>
      <w:r w:rsidRPr="00121349">
        <w:rPr>
          <w:rStyle w:val="lev"/>
          <w:b w:val="0"/>
          <w:bCs w:val="0"/>
        </w:rPr>
        <w:t>Shiny</w:t>
      </w:r>
      <w:proofErr w:type="spellEnd"/>
      <w:r w:rsidRPr="00121349">
        <w:rPr>
          <w:rStyle w:val="lev"/>
          <w:b w:val="0"/>
          <w:bCs w:val="0"/>
        </w:rPr>
        <w:t>)</w:t>
      </w:r>
    </w:p>
    <w:p w14:paraId="5921A0F6" w14:textId="77777777" w:rsidR="0031378E" w:rsidRPr="0031378E" w:rsidRDefault="0031378E" w:rsidP="0031378E">
      <w:p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 xml:space="preserve">Cette section (principale et prioritaire) s’adresse spécifiquement aux utilisateurs qui n’utiliseront que l’application </w:t>
      </w:r>
      <w:proofErr w:type="spellStart"/>
      <w:r w:rsidRPr="0031378E">
        <w:rPr>
          <w:rFonts w:ascii="Times New Roman" w:eastAsia="Times New Roman" w:hAnsi="Times New Roman" w:cs="Times New Roman"/>
          <w:sz w:val="24"/>
          <w:szCs w:val="24"/>
          <w:lang w:eastAsia="fr-CA"/>
        </w:rPr>
        <w:t>Shiny</w:t>
      </w:r>
      <w:proofErr w:type="spellEnd"/>
      <w:r w:rsidRPr="0031378E">
        <w:rPr>
          <w:rFonts w:ascii="Times New Roman" w:eastAsia="Times New Roman" w:hAnsi="Times New Roman" w:cs="Times New Roman"/>
          <w:sz w:val="24"/>
          <w:szCs w:val="24"/>
          <w:lang w:eastAsia="fr-CA"/>
        </w:rPr>
        <w:t xml:space="preserve"> (sans jamais écrire ou lire du code).</w:t>
      </w:r>
      <w:r w:rsidRPr="0031378E">
        <w:rPr>
          <w:rFonts w:ascii="Times New Roman" w:eastAsia="Times New Roman" w:hAnsi="Times New Roman" w:cs="Times New Roman"/>
          <w:sz w:val="24"/>
          <w:szCs w:val="24"/>
          <w:lang w:eastAsia="fr-CA"/>
        </w:rPr>
        <w:br/>
        <w:t xml:space="preserve">Elle sera structurée par tâche concrète, avec pour chaque </w:t>
      </w:r>
      <w:commentRangeStart w:id="46"/>
      <w:r w:rsidRPr="0031378E">
        <w:rPr>
          <w:rFonts w:ascii="Times New Roman" w:eastAsia="Times New Roman" w:hAnsi="Times New Roman" w:cs="Times New Roman"/>
          <w:sz w:val="24"/>
          <w:szCs w:val="24"/>
          <w:lang w:eastAsia="fr-CA"/>
        </w:rPr>
        <w:t xml:space="preserve">tâche </w:t>
      </w:r>
      <w:commentRangeEnd w:id="46"/>
      <w:r>
        <w:rPr>
          <w:rStyle w:val="Marquedecommentaire"/>
        </w:rPr>
        <w:commentReference w:id="46"/>
      </w:r>
      <w:r w:rsidRPr="0031378E">
        <w:rPr>
          <w:rFonts w:ascii="Times New Roman" w:eastAsia="Times New Roman" w:hAnsi="Times New Roman" w:cs="Times New Roman"/>
          <w:sz w:val="24"/>
          <w:szCs w:val="24"/>
          <w:lang w:eastAsia="fr-CA"/>
        </w:rPr>
        <w:t>:</w:t>
      </w:r>
    </w:p>
    <w:p w14:paraId="7A28E630"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Courte description générale (en termes pratiques seulement)</w:t>
      </w:r>
    </w:p>
    <w:p w14:paraId="0E13C410"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Instructions claires, étape par étape, sur ce qu’il faut faire dans l’interface.</w:t>
      </w:r>
    </w:p>
    <w:p w14:paraId="275560C5"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Éventuellement, une capture d’écran annotée si pertinent.</w:t>
      </w:r>
    </w:p>
    <w:p w14:paraId="116E3FEF" w14:textId="77777777" w:rsid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Un tableau de résumé simple, sans mention des fonctions métier, plutôt orienté vers le résultat obtenu (ce que l’utilisateur voit à l’écran).</w:t>
      </w:r>
    </w:p>
    <w:p w14:paraId="3EE307B6" w14:textId="77777777" w:rsidR="0031378E" w:rsidRPr="0031378E" w:rsidRDefault="0031378E" w:rsidP="0031378E">
      <w:pPr>
        <w:spacing w:before="100" w:beforeAutospacing="1" w:after="100" w:afterAutospacing="1"/>
        <w:rPr>
          <w:rFonts w:ascii="Times New Roman" w:eastAsia="Times New Roman" w:hAnsi="Times New Roman" w:cs="Times New Roman"/>
          <w:sz w:val="24"/>
          <w:szCs w:val="24"/>
          <w:lang w:eastAsia="fr-CA"/>
        </w:rPr>
      </w:pPr>
    </w:p>
    <w:p w14:paraId="2AAEA427" w14:textId="75A4E0F9" w:rsidR="0031378E" w:rsidRPr="0031378E" w:rsidRDefault="0031378E" w:rsidP="0031378E">
      <w:pPr>
        <w:spacing w:before="100" w:beforeAutospacing="1" w:after="100" w:afterAutospacing="1"/>
        <w:rPr>
          <w:b/>
          <w:bCs/>
        </w:rPr>
      </w:pPr>
      <w:r>
        <w:rPr>
          <w:rStyle w:val="lev"/>
        </w:rPr>
        <w:t xml:space="preserve">Exemple : </w:t>
      </w:r>
      <w:r>
        <w:rPr>
          <w:rStyle w:val="lev"/>
        </w:rPr>
        <w:br/>
      </w:r>
      <w:r>
        <w:t>Tâche : Téléchargement et vérification des données</w:t>
      </w:r>
      <w:r>
        <w:rPr>
          <w:b/>
          <w:bCs/>
        </w:rPr>
        <w:br/>
      </w:r>
      <w:r>
        <w:t>Cette étape vous permet de charger votre fichier Excel de données et de vérifier leur validité directement dans l’interface.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3217"/>
      </w:tblGrid>
      <w:tr w:rsidR="0031378E" w14:paraId="79007528" w14:textId="77777777" w:rsidTr="0031378E">
        <w:trPr>
          <w:tblHeader/>
          <w:tblCellSpacing w:w="15" w:type="dxa"/>
        </w:trPr>
        <w:tc>
          <w:tcPr>
            <w:tcW w:w="0" w:type="auto"/>
            <w:vAlign w:val="center"/>
            <w:hideMark/>
          </w:tcPr>
          <w:p w14:paraId="08DC3EAB" w14:textId="77777777" w:rsidR="0031378E" w:rsidRDefault="0031378E">
            <w:pPr>
              <w:spacing w:before="0" w:after="0"/>
              <w:jc w:val="center"/>
              <w:rPr>
                <w:b/>
                <w:bCs/>
              </w:rPr>
            </w:pPr>
            <w:r>
              <w:rPr>
                <w:b/>
                <w:bCs/>
              </w:rPr>
              <w:t>Action à effectuer</w:t>
            </w:r>
          </w:p>
        </w:tc>
        <w:tc>
          <w:tcPr>
            <w:tcW w:w="0" w:type="auto"/>
            <w:vAlign w:val="center"/>
            <w:hideMark/>
          </w:tcPr>
          <w:p w14:paraId="045CD914" w14:textId="77777777" w:rsidR="0031378E" w:rsidRDefault="0031378E">
            <w:pPr>
              <w:jc w:val="center"/>
              <w:rPr>
                <w:b/>
                <w:bCs/>
              </w:rPr>
            </w:pPr>
            <w:r>
              <w:rPr>
                <w:b/>
                <w:bCs/>
              </w:rPr>
              <w:t>Résultat obtenu</w:t>
            </w:r>
          </w:p>
        </w:tc>
      </w:tr>
      <w:tr w:rsidR="0031378E" w14:paraId="34EE5FC4" w14:textId="77777777" w:rsidTr="0031378E">
        <w:trPr>
          <w:tblCellSpacing w:w="15" w:type="dxa"/>
        </w:trPr>
        <w:tc>
          <w:tcPr>
            <w:tcW w:w="0" w:type="auto"/>
            <w:vAlign w:val="center"/>
            <w:hideMark/>
          </w:tcPr>
          <w:p w14:paraId="219B75C5" w14:textId="77777777" w:rsidR="0031378E" w:rsidRDefault="0031378E">
            <w:r>
              <w:t>Choisir fichier Excel</w:t>
            </w:r>
          </w:p>
        </w:tc>
        <w:tc>
          <w:tcPr>
            <w:tcW w:w="0" w:type="auto"/>
            <w:vAlign w:val="center"/>
            <w:hideMark/>
          </w:tcPr>
          <w:p w14:paraId="6401D251" w14:textId="77777777" w:rsidR="0031378E" w:rsidRDefault="0031378E">
            <w:r>
              <w:t>Données affichées à l’écran</w:t>
            </w:r>
          </w:p>
        </w:tc>
      </w:tr>
      <w:tr w:rsidR="0031378E" w14:paraId="2A08323C" w14:textId="77777777" w:rsidTr="0031378E">
        <w:trPr>
          <w:tblCellSpacing w:w="15" w:type="dxa"/>
        </w:trPr>
        <w:tc>
          <w:tcPr>
            <w:tcW w:w="0" w:type="auto"/>
            <w:vAlign w:val="center"/>
            <w:hideMark/>
          </w:tcPr>
          <w:p w14:paraId="37DCC316" w14:textId="77777777" w:rsidR="0031378E" w:rsidRDefault="0031378E">
            <w:r>
              <w:t>Sélectionner un lac et une année</w:t>
            </w:r>
          </w:p>
        </w:tc>
        <w:tc>
          <w:tcPr>
            <w:tcW w:w="0" w:type="auto"/>
            <w:vAlign w:val="center"/>
            <w:hideMark/>
          </w:tcPr>
          <w:p w14:paraId="2B34F783" w14:textId="77777777" w:rsidR="0031378E" w:rsidRDefault="0031378E">
            <w:r>
              <w:t>Données filtrées automatiquement</w:t>
            </w:r>
          </w:p>
        </w:tc>
      </w:tr>
    </w:tbl>
    <w:p w14:paraId="16FDB931" w14:textId="77777777" w:rsidR="0031378E" w:rsidRPr="0031378E" w:rsidRDefault="0031378E" w:rsidP="0031378E"/>
    <w:p w14:paraId="29BEF815" w14:textId="77777777" w:rsidR="00996036" w:rsidRPr="00996036" w:rsidRDefault="00996036" w:rsidP="00121349">
      <w:pPr>
        <w:pStyle w:val="Titre2"/>
      </w:pPr>
      <w:r w:rsidRPr="00996036">
        <w:t>Démarrage de l’application</w:t>
      </w:r>
    </w:p>
    <w:p w14:paraId="1E4014D9" w14:textId="77777777" w:rsidR="00996036" w:rsidRDefault="00996036" w:rsidP="00996036">
      <w:r>
        <w:t>- Comment lancer l'application</w:t>
      </w:r>
    </w:p>
    <w:p w14:paraId="1B6C8CCB" w14:textId="77777777" w:rsidR="00996036" w:rsidRDefault="00996036" w:rsidP="00996036">
      <w:r>
        <w:t>- Aperçu de l'interface</w:t>
      </w:r>
    </w:p>
    <w:p w14:paraId="48407E16" w14:textId="77777777" w:rsidR="00121349" w:rsidRDefault="00121349" w:rsidP="00996036"/>
    <w:p w14:paraId="458FE28E" w14:textId="58DB2F88" w:rsidR="004953E8" w:rsidRDefault="002B7F37" w:rsidP="008F1379">
      <w:pPr>
        <w:pStyle w:val="Titre2"/>
      </w:pPr>
      <w:r>
        <w:lastRenderedPageBreak/>
        <w:t>Page d’accueil</w:t>
      </w:r>
    </w:p>
    <w:p w14:paraId="0E9E1711" w14:textId="75AD1EC5" w:rsidR="002B7F37" w:rsidRDefault="002B7F37" w:rsidP="008F1379">
      <w:pPr>
        <w:pStyle w:val="Titre2"/>
      </w:pPr>
      <w:r>
        <w:t>Téléchargement des données</w:t>
      </w:r>
    </w:p>
    <w:p w14:paraId="5B9BE248" w14:textId="42E772F3" w:rsidR="002B7F37" w:rsidRDefault="002B7F37" w:rsidP="008F1379">
      <w:pPr>
        <w:pStyle w:val="Titre2"/>
      </w:pPr>
      <w:r>
        <w:t>CPUE – Abondance</w:t>
      </w:r>
    </w:p>
    <w:p w14:paraId="033DDFEE" w14:textId="5295547C" w:rsidR="002B7F37" w:rsidRDefault="002B7F37" w:rsidP="008F1379">
      <w:pPr>
        <w:pStyle w:val="Titre3"/>
      </w:pPr>
      <w:r>
        <w:t>Tableau CPUE – Tous</w:t>
      </w:r>
    </w:p>
    <w:p w14:paraId="6A964926" w14:textId="002FB5AC" w:rsidR="002B7F37" w:rsidRDefault="002B7F37" w:rsidP="008F1379">
      <w:pPr>
        <w:pStyle w:val="Titre3"/>
      </w:pPr>
      <w:r>
        <w:t>Tableau CPUE – Femelles matures</w:t>
      </w:r>
    </w:p>
    <w:p w14:paraId="1637EC8E" w14:textId="7D248BE1" w:rsidR="002B7F37" w:rsidRDefault="00553379" w:rsidP="008F1379">
      <w:pPr>
        <w:pStyle w:val="Titre3"/>
      </w:pPr>
      <w:r>
        <w:t>Tableau d’abondance</w:t>
      </w:r>
    </w:p>
    <w:p w14:paraId="59D4C231" w14:textId="68DE6763" w:rsidR="00553379" w:rsidRDefault="00553379" w:rsidP="008F1379">
      <w:pPr>
        <w:pStyle w:val="Titre2"/>
      </w:pPr>
      <w:r>
        <w:t>BPUE – Biomasse</w:t>
      </w:r>
    </w:p>
    <w:p w14:paraId="1CE67C36" w14:textId="27D2D788" w:rsidR="00553379" w:rsidRDefault="00553379" w:rsidP="003439EB">
      <w:pPr>
        <w:pStyle w:val="Titre2"/>
      </w:pPr>
      <w:r>
        <w:t>Taille, masse, âge</w:t>
      </w:r>
    </w:p>
    <w:p w14:paraId="370050CC" w14:textId="706D54A6" w:rsidR="00553379" w:rsidRDefault="00553379" w:rsidP="003439EB">
      <w:pPr>
        <w:pStyle w:val="Titre2"/>
      </w:pPr>
      <w:r>
        <w:t>Structure de taille</w:t>
      </w:r>
    </w:p>
    <w:p w14:paraId="40B598B2" w14:textId="4776D4C6" w:rsidR="00553379" w:rsidRDefault="00553379" w:rsidP="003439EB">
      <w:pPr>
        <w:pStyle w:val="Titre2"/>
      </w:pPr>
      <w:r>
        <w:t>Structure d’âge</w:t>
      </w:r>
    </w:p>
    <w:p w14:paraId="4C6A5965" w14:textId="13828DA7" w:rsidR="00553379" w:rsidRDefault="00553379" w:rsidP="003439EB">
      <w:pPr>
        <w:pStyle w:val="Titre2"/>
      </w:pPr>
      <w:r>
        <w:t>PSD</w:t>
      </w:r>
    </w:p>
    <w:p w14:paraId="76F70FE1" w14:textId="7C590EB6" w:rsidR="00553379" w:rsidRDefault="00553379" w:rsidP="00AB3BBC">
      <w:pPr>
        <w:pStyle w:val="Titre3"/>
      </w:pPr>
      <w:r>
        <w:t>Indice Q</w:t>
      </w:r>
    </w:p>
    <w:p w14:paraId="461E6A6F" w14:textId="6B9C0F64" w:rsidR="00553379" w:rsidRDefault="00553379" w:rsidP="00AB3BBC">
      <w:pPr>
        <w:pStyle w:val="Titre3"/>
      </w:pPr>
      <w:r>
        <w:t>Répartition par classe de taille</w:t>
      </w:r>
      <w:r w:rsidR="007F19A1">
        <w:t> – Tableau</w:t>
      </w:r>
    </w:p>
    <w:p w14:paraId="06AF9066" w14:textId="78231316" w:rsidR="007F19A1" w:rsidRDefault="007F19A1" w:rsidP="00AB3BBC">
      <w:pPr>
        <w:pStyle w:val="Titre3"/>
      </w:pPr>
      <w:r>
        <w:t>Répartition par classe de taille – Graphique</w:t>
      </w:r>
    </w:p>
    <w:p w14:paraId="47986C93" w14:textId="58A644D4" w:rsidR="007F19A1" w:rsidRDefault="003C07C4" w:rsidP="003439EB">
      <w:pPr>
        <w:pStyle w:val="Titre2"/>
      </w:pPr>
      <w:r>
        <w:t>Relation masse-longueur</w:t>
      </w:r>
    </w:p>
    <w:p w14:paraId="34DD9BF5" w14:textId="6319705B" w:rsidR="003C07C4" w:rsidRDefault="003C07C4" w:rsidP="00AB3BBC">
      <w:pPr>
        <w:pStyle w:val="Titre3"/>
      </w:pPr>
      <w:r>
        <w:t xml:space="preserve">Graphique </w:t>
      </w:r>
    </w:p>
    <w:p w14:paraId="0C20DFBA" w14:textId="2F7D5E14" w:rsidR="003C07C4" w:rsidRDefault="003C07C4" w:rsidP="00AB3BBC">
      <w:pPr>
        <w:pStyle w:val="Titre3"/>
      </w:pPr>
      <w:r>
        <w:t>Tableau des coefficients</w:t>
      </w:r>
    </w:p>
    <w:p w14:paraId="422E53E1" w14:textId="6AA51EED" w:rsidR="003C07C4" w:rsidRDefault="003C07C4" w:rsidP="003439EB">
      <w:pPr>
        <w:pStyle w:val="Titre2"/>
      </w:pPr>
      <w:r>
        <w:t xml:space="preserve">Indice de condition </w:t>
      </w:r>
    </w:p>
    <w:p w14:paraId="31C218AD" w14:textId="08DF3DEA" w:rsidR="003C07C4" w:rsidRDefault="003C07C4" w:rsidP="00AB3BBC">
      <w:pPr>
        <w:pStyle w:val="Titre3"/>
      </w:pPr>
      <w:r>
        <w:t xml:space="preserve">Tableau </w:t>
      </w:r>
      <w:proofErr w:type="spellStart"/>
      <w:r>
        <w:t>Wr</w:t>
      </w:r>
      <w:proofErr w:type="spellEnd"/>
    </w:p>
    <w:p w14:paraId="5F59E344" w14:textId="1B65CC2B" w:rsidR="003C07C4" w:rsidRDefault="003C07C4" w:rsidP="00AB3BBC">
      <w:pPr>
        <w:pStyle w:val="Titre3"/>
      </w:pPr>
      <w:r>
        <w:t xml:space="preserve">Graphique </w:t>
      </w:r>
      <w:proofErr w:type="spellStart"/>
      <w:r>
        <w:t>Wr</w:t>
      </w:r>
      <w:proofErr w:type="spellEnd"/>
      <w:r>
        <w:t xml:space="preserve"> par sexe</w:t>
      </w:r>
    </w:p>
    <w:p w14:paraId="27B8A5FF" w14:textId="4BA901EE" w:rsidR="003C07C4" w:rsidRDefault="003C07C4" w:rsidP="00AB3BBC">
      <w:pPr>
        <w:pStyle w:val="Titre3"/>
      </w:pPr>
      <w:r>
        <w:t xml:space="preserve">Graphique </w:t>
      </w:r>
      <w:proofErr w:type="spellStart"/>
      <w:r>
        <w:t>Wr</w:t>
      </w:r>
      <w:proofErr w:type="spellEnd"/>
      <w:r>
        <w:t xml:space="preserve"> par classe de taille</w:t>
      </w:r>
    </w:p>
    <w:p w14:paraId="1C68B104" w14:textId="5C84AC4F" w:rsidR="003C07C4" w:rsidRDefault="003C07C4" w:rsidP="003439EB">
      <w:pPr>
        <w:pStyle w:val="Titre2"/>
      </w:pPr>
      <w:r>
        <w:t>Croissance</w:t>
      </w:r>
    </w:p>
    <w:p w14:paraId="08355DC0" w14:textId="6135EDF8" w:rsidR="003C07C4" w:rsidRDefault="003C07C4" w:rsidP="00AB3BBC">
      <w:pPr>
        <w:pStyle w:val="Titre3"/>
      </w:pPr>
      <w:r>
        <w:t>Tableau de sélection de modèles</w:t>
      </w:r>
    </w:p>
    <w:p w14:paraId="6461F1D7" w14:textId="4B4F0617" w:rsidR="003C07C4" w:rsidRDefault="003C07C4" w:rsidP="00AB3BBC">
      <w:pPr>
        <w:pStyle w:val="Titre3"/>
      </w:pPr>
      <w:r>
        <w:t>Graphique du modèle choisi</w:t>
      </w:r>
    </w:p>
    <w:p w14:paraId="4E1ABDD4" w14:textId="20234690" w:rsidR="003C07C4" w:rsidRDefault="003C07C4" w:rsidP="003439EB">
      <w:pPr>
        <w:pStyle w:val="Titre2"/>
      </w:pPr>
      <w:r>
        <w:lastRenderedPageBreak/>
        <w:t>Mortalité</w:t>
      </w:r>
    </w:p>
    <w:p w14:paraId="4565829D" w14:textId="77777777" w:rsidR="003C07C4" w:rsidRDefault="003C07C4" w:rsidP="00AB3BBC">
      <w:pPr>
        <w:pStyle w:val="Titre3"/>
      </w:pPr>
      <w:r>
        <w:t>Tableau de sélection de modèles</w:t>
      </w:r>
    </w:p>
    <w:p w14:paraId="62508E36" w14:textId="77777777" w:rsidR="003C07C4" w:rsidRDefault="003C07C4" w:rsidP="00AB3BBC">
      <w:pPr>
        <w:pStyle w:val="Titre3"/>
      </w:pPr>
      <w:r>
        <w:t>Graphique du modèle choisi</w:t>
      </w:r>
    </w:p>
    <w:p w14:paraId="0F660297" w14:textId="573DFD67" w:rsidR="003C07C4" w:rsidRDefault="003C07C4" w:rsidP="00AB3BBC">
      <w:pPr>
        <w:pStyle w:val="Titre3"/>
      </w:pPr>
      <w:r>
        <w:t>Chap</w:t>
      </w:r>
      <w:r w:rsidR="000C47A8">
        <w:t>man-Robson</w:t>
      </w:r>
    </w:p>
    <w:p w14:paraId="31C11072" w14:textId="355DCBCA" w:rsidR="000C47A8" w:rsidRDefault="000C47A8" w:rsidP="003439EB">
      <w:pPr>
        <w:pStyle w:val="Titre2"/>
      </w:pPr>
      <w:r>
        <w:t>Maturité sexuelle</w:t>
      </w:r>
    </w:p>
    <w:p w14:paraId="7A198B2B" w14:textId="445ECD00" w:rsidR="000C47A8" w:rsidRDefault="000C47A8" w:rsidP="00AB3BBC">
      <w:pPr>
        <w:pStyle w:val="Titre3"/>
      </w:pPr>
      <w:r w:rsidRPr="000C47A8">
        <w:t>Longueur à maturité</w:t>
      </w:r>
    </w:p>
    <w:p w14:paraId="0D8E6A1E" w14:textId="77777777" w:rsidR="009063AD" w:rsidRDefault="009063AD" w:rsidP="00AB3BBC">
      <w:pPr>
        <w:pStyle w:val="Titre4"/>
      </w:pPr>
      <w:r>
        <w:t>Tableau de sélection de modèles</w:t>
      </w:r>
    </w:p>
    <w:p w14:paraId="47329511" w14:textId="7E0500CA" w:rsidR="009063AD" w:rsidRDefault="009063AD" w:rsidP="00AB3BBC">
      <w:pPr>
        <w:pStyle w:val="Titre4"/>
      </w:pPr>
      <w:r>
        <w:t>Tableau du modèle choisi</w:t>
      </w:r>
    </w:p>
    <w:p w14:paraId="2B89AEAE" w14:textId="77777777" w:rsidR="009063AD" w:rsidRDefault="009063AD" w:rsidP="00AB3BBC">
      <w:pPr>
        <w:pStyle w:val="Titre4"/>
      </w:pPr>
      <w:r>
        <w:t>Graphique du modèle choisi</w:t>
      </w:r>
    </w:p>
    <w:p w14:paraId="07445B41" w14:textId="500A2012" w:rsidR="00015E2A" w:rsidRDefault="0015739D" w:rsidP="00AB3BBC">
      <w:pPr>
        <w:pStyle w:val="Titre3"/>
      </w:pPr>
      <w:r>
        <w:t>Âge</w:t>
      </w:r>
      <w:r w:rsidR="00015E2A" w:rsidRPr="000C47A8">
        <w:t xml:space="preserve"> à maturité</w:t>
      </w:r>
    </w:p>
    <w:p w14:paraId="646D6F01" w14:textId="77777777" w:rsidR="00015E2A" w:rsidRDefault="00015E2A" w:rsidP="00AB3BBC">
      <w:pPr>
        <w:pStyle w:val="Titre4"/>
      </w:pPr>
      <w:r>
        <w:t>Tableau de sélection de modèles</w:t>
      </w:r>
    </w:p>
    <w:p w14:paraId="55486183" w14:textId="77777777" w:rsidR="00015E2A" w:rsidRDefault="00015E2A" w:rsidP="00AB3BBC">
      <w:pPr>
        <w:pStyle w:val="Titre4"/>
      </w:pPr>
      <w:r>
        <w:t>Tableau du modèle choisi</w:t>
      </w:r>
    </w:p>
    <w:p w14:paraId="54D1CADC" w14:textId="77777777" w:rsidR="00015E2A" w:rsidRDefault="00015E2A" w:rsidP="00AB3BBC">
      <w:pPr>
        <w:pStyle w:val="Titre4"/>
      </w:pPr>
      <w:r>
        <w:t>Graphique du modèle choisi</w:t>
      </w:r>
    </w:p>
    <w:p w14:paraId="69BA9A59" w14:textId="77777777" w:rsidR="007F19A1" w:rsidRDefault="007F19A1" w:rsidP="00996036"/>
    <w:p w14:paraId="2E53C603" w14:textId="289C6F1B" w:rsidR="00121349" w:rsidRDefault="00121349" w:rsidP="007C65E2">
      <w:pPr>
        <w:pStyle w:val="Titre1"/>
        <w:rPr>
          <w:rStyle w:val="lev"/>
          <w:b w:val="0"/>
          <w:bCs w:val="0"/>
        </w:rPr>
      </w:pPr>
      <w:r>
        <w:t xml:space="preserve">Section 3 – </w:t>
      </w:r>
      <w:r w:rsidRPr="00121349">
        <w:rPr>
          <w:rStyle w:val="lev"/>
          <w:b w:val="0"/>
          <w:bCs w:val="0"/>
        </w:rPr>
        <w:t>Utiliser les fonctions métier dans un script (</w:t>
      </w:r>
      <w:commentRangeStart w:id="47"/>
      <w:r w:rsidRPr="00121349">
        <w:rPr>
          <w:rStyle w:val="lev"/>
          <w:b w:val="0"/>
          <w:bCs w:val="0"/>
        </w:rPr>
        <w:t xml:space="preserve">utilisateurs </w:t>
      </w:r>
      <w:commentRangeEnd w:id="47"/>
      <w:r w:rsidR="00E23175">
        <w:rPr>
          <w:rStyle w:val="Marquedecommentaire"/>
          <w:rFonts w:asciiTheme="minorHAnsi" w:eastAsiaTheme="minorHAnsi" w:hAnsiTheme="minorHAnsi" w:cstheme="minorBidi"/>
          <w:color w:val="auto"/>
        </w:rPr>
        <w:commentReference w:id="47"/>
      </w:r>
      <w:r w:rsidRPr="007C65E2">
        <w:rPr>
          <w:rStyle w:val="lev"/>
          <w:b w:val="0"/>
          <w:bCs w:val="0"/>
        </w:rPr>
        <w:t>avancés</w:t>
      </w:r>
      <w:r w:rsidRPr="00121349">
        <w:rPr>
          <w:rStyle w:val="lev"/>
          <w:b w:val="0"/>
          <w:bCs w:val="0"/>
        </w:rPr>
        <w:t>)</w:t>
      </w:r>
    </w:p>
    <w:p w14:paraId="14621962" w14:textId="77777777" w:rsidR="0031378E" w:rsidRDefault="0031378E" w:rsidP="0031378E">
      <w:pPr>
        <w:spacing w:before="100" w:beforeAutospacing="1" w:after="100" w:afterAutospacing="1"/>
      </w:pPr>
      <w:r>
        <w:t xml:space="preserve">Cette section est destinée aux utilisateurs qui souhaitent intégrer directement les fonctions métier du package </w:t>
      </w:r>
      <w:proofErr w:type="spellStart"/>
      <w:r>
        <w:t>AquaPop</w:t>
      </w:r>
      <w:proofErr w:type="spellEnd"/>
      <w:r>
        <w:t xml:space="preserve"> dans leurs propres scripts.</w:t>
      </w:r>
    </w:p>
    <w:p w14:paraId="12748D83" w14:textId="77777777" w:rsidR="0031378E" w:rsidRDefault="0031378E" w:rsidP="0031378E">
      <w:pPr>
        <w:pStyle w:val="Titre3"/>
      </w:pPr>
      <w:r>
        <w:t>Structure recommandée par fonction métier</w:t>
      </w:r>
    </w:p>
    <w:p w14:paraId="1C6583F4" w14:textId="77777777" w:rsidR="0031378E" w:rsidRDefault="0031378E" w:rsidP="0031378E">
      <w:pPr>
        <w:spacing w:before="100" w:beforeAutospacing="1" w:after="100" w:afterAutospacing="1"/>
      </w:pPr>
      <w:r>
        <w:t xml:space="preserve">Pour chaque fonction métier incluse dans </w:t>
      </w:r>
      <w:proofErr w:type="spellStart"/>
      <w:r>
        <w:t>AquaPop</w:t>
      </w:r>
      <w:proofErr w:type="spellEnd"/>
      <w:r>
        <w:t xml:space="preserve">, utilisez cette structure </w:t>
      </w:r>
      <w:commentRangeStart w:id="48"/>
      <w:r>
        <w:t xml:space="preserve">claire </w:t>
      </w:r>
      <w:commentRangeEnd w:id="48"/>
      <w:r w:rsidR="00E23175">
        <w:rPr>
          <w:rStyle w:val="Marquedecommentaire"/>
        </w:rPr>
        <w:commentReference w:id="48"/>
      </w:r>
      <w:r>
        <w:t>:</w:t>
      </w:r>
    </w:p>
    <w:p w14:paraId="5DFA9543" w14:textId="77777777" w:rsidR="0031378E" w:rsidRPr="0031378E" w:rsidRDefault="0031378E" w:rsidP="0031378E"/>
    <w:p w14:paraId="6535CBE8" w14:textId="7488E3E8" w:rsidR="005F16A7" w:rsidRDefault="005F16A7" w:rsidP="007C65E2">
      <w:pPr>
        <w:pStyle w:val="Titre2"/>
      </w:pPr>
      <w:r w:rsidRPr="007C65E2">
        <w:t>Fonctionnalités</w:t>
      </w:r>
      <w:r w:rsidRPr="005F16A7">
        <w:t xml:space="preserve"> de l’outil </w:t>
      </w:r>
      <w:proofErr w:type="spellStart"/>
      <w:r w:rsidRPr="005F16A7">
        <w:t>AquaPop</w:t>
      </w:r>
      <w:proofErr w:type="spellEnd"/>
    </w:p>
    <w:p w14:paraId="225456F7" w14:textId="29B310D0" w:rsidR="003D6027" w:rsidRPr="003D6027" w:rsidRDefault="003D6027" w:rsidP="003D6027">
      <w:r>
        <w:t xml:space="preserve">Fonctions </w:t>
      </w:r>
      <w:proofErr w:type="spellStart"/>
      <w:r>
        <w:t>generales</w:t>
      </w:r>
      <w:proofErr w:type="spellEnd"/>
      <w:r w:rsidR="005E03BD">
        <w:t xml:space="preserve"> utilitaire</w:t>
      </w:r>
      <w:r>
        <w:t xml:space="preserve"> </w:t>
      </w:r>
      <w:proofErr w:type="spellStart"/>
      <w:r>
        <w:t>utilisees</w:t>
      </w:r>
      <w:proofErr w:type="spellEnd"/>
      <w:r>
        <w:t xml:space="preserve"> a plusieurs endroits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180"/>
        <w:gridCol w:w="1009"/>
        <w:gridCol w:w="822"/>
      </w:tblGrid>
      <w:tr w:rsidR="005D1C22" w:rsidRPr="00034543" w14:paraId="7998C508" w14:textId="77777777" w:rsidTr="00463FFF">
        <w:trPr>
          <w:tblHeader/>
          <w:tblCellSpacing w:w="15" w:type="dxa"/>
        </w:trPr>
        <w:tc>
          <w:tcPr>
            <w:tcW w:w="0" w:type="auto"/>
            <w:vAlign w:val="center"/>
            <w:hideMark/>
          </w:tcPr>
          <w:p w14:paraId="59562604"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58FD4B42"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083CFAB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266B3338"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5D1C22" w:rsidRPr="00034543" w14:paraId="7304E997" w14:textId="77777777" w:rsidTr="003D6027">
        <w:trPr>
          <w:tblCellSpacing w:w="15" w:type="dxa"/>
        </w:trPr>
        <w:tc>
          <w:tcPr>
            <w:tcW w:w="0" w:type="auto"/>
            <w:vAlign w:val="center"/>
            <w:hideMark/>
          </w:tcPr>
          <w:p w14:paraId="74CBAE00" w14:textId="5B581490" w:rsidR="003D6027" w:rsidRPr="00034543" w:rsidRDefault="003D6027" w:rsidP="00463FFF">
            <w:pPr>
              <w:spacing w:before="0" w:after="0"/>
              <w:rPr>
                <w:rFonts w:ascii="Times New Roman" w:eastAsia="Times New Roman" w:hAnsi="Times New Roman" w:cs="Times New Roman"/>
                <w:sz w:val="24"/>
                <w:szCs w:val="24"/>
                <w:lang w:val="en-CA" w:eastAsia="fr-CA"/>
              </w:rPr>
            </w:pPr>
            <w:proofErr w:type="spellStart"/>
            <w:r w:rsidRPr="003D6027">
              <w:rPr>
                <w:rFonts w:ascii="Courier New" w:eastAsia="Times New Roman" w:hAnsi="Courier New" w:cs="Courier New"/>
                <w:sz w:val="20"/>
                <w:szCs w:val="20"/>
                <w:lang w:val="en-CA" w:eastAsia="fr-CA"/>
              </w:rPr>
              <w:t>download_data</w:t>
            </w:r>
            <w:proofErr w:type="spellEnd"/>
          </w:p>
        </w:tc>
        <w:tc>
          <w:tcPr>
            <w:tcW w:w="0" w:type="auto"/>
            <w:vAlign w:val="center"/>
          </w:tcPr>
          <w:p w14:paraId="44DF3DFF" w14:textId="0F916A2E"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435A2D30" w14:textId="35C6262E" w:rsidR="003D6027" w:rsidRPr="00034543" w:rsidRDefault="00FD2F21" w:rsidP="00463FFF">
            <w:pPr>
              <w:spacing w:before="0" w:after="0"/>
              <w:rPr>
                <w:rFonts w:ascii="Times New Roman" w:eastAsia="Times New Roman" w:hAnsi="Times New Roman" w:cs="Times New Roman"/>
                <w:sz w:val="24"/>
                <w:szCs w:val="24"/>
                <w:lang w:eastAsia="fr-CA"/>
              </w:rPr>
            </w:pPr>
            <w:r>
              <w:rPr>
                <w:rFonts w:ascii="Courier New" w:eastAsia="Times New Roman" w:hAnsi="Courier New" w:cs="Courier New"/>
                <w:sz w:val="20"/>
                <w:szCs w:val="20"/>
                <w:lang w:val="en-CA" w:eastAsia="fr-CA"/>
              </w:rPr>
              <w:t>data, path</w:t>
            </w:r>
          </w:p>
        </w:tc>
        <w:tc>
          <w:tcPr>
            <w:tcW w:w="0" w:type="auto"/>
            <w:vAlign w:val="center"/>
          </w:tcPr>
          <w:p w14:paraId="75846433" w14:textId="06301E18" w:rsidR="003D6027" w:rsidRPr="00034543" w:rsidRDefault="003D6027" w:rsidP="00463FFF">
            <w:pPr>
              <w:spacing w:before="0" w:after="0"/>
              <w:rPr>
                <w:rFonts w:ascii="Times New Roman" w:eastAsia="Times New Roman" w:hAnsi="Times New Roman" w:cs="Times New Roman"/>
                <w:sz w:val="24"/>
                <w:szCs w:val="24"/>
                <w:lang w:eastAsia="fr-CA"/>
              </w:rPr>
            </w:pPr>
          </w:p>
        </w:tc>
      </w:tr>
      <w:tr w:rsidR="005D1C22" w:rsidRPr="00034543" w14:paraId="72F5EA98" w14:textId="77777777" w:rsidTr="003D6027">
        <w:trPr>
          <w:tblCellSpacing w:w="15" w:type="dxa"/>
        </w:trPr>
        <w:tc>
          <w:tcPr>
            <w:tcW w:w="0" w:type="auto"/>
            <w:vAlign w:val="center"/>
          </w:tcPr>
          <w:p w14:paraId="1E8249CE" w14:textId="3EFC6685" w:rsidR="003D6027" w:rsidRPr="00034543" w:rsidRDefault="00FD2F21" w:rsidP="00463FFF">
            <w:pPr>
              <w:spacing w:before="0" w:after="0"/>
              <w:rPr>
                <w:rFonts w:ascii="Times New Roman" w:eastAsia="Times New Roman" w:hAnsi="Times New Roman" w:cs="Times New Roman"/>
                <w:sz w:val="24"/>
                <w:szCs w:val="24"/>
                <w:lang w:val="en-CA" w:eastAsia="fr-CA"/>
              </w:rPr>
            </w:pPr>
            <w:proofErr w:type="spellStart"/>
            <w:r w:rsidRPr="00FD2F21">
              <w:rPr>
                <w:rFonts w:ascii="Times New Roman" w:eastAsia="Times New Roman" w:hAnsi="Times New Roman" w:cs="Times New Roman"/>
                <w:sz w:val="24"/>
                <w:szCs w:val="24"/>
                <w:lang w:val="en-CA" w:eastAsia="fr-CA"/>
              </w:rPr>
              <w:t>render_table_flextable</w:t>
            </w:r>
            <w:proofErr w:type="spellEnd"/>
            <w:r w:rsidRPr="00FD2F21">
              <w:rPr>
                <w:rFonts w:ascii="Times New Roman" w:eastAsia="Times New Roman" w:hAnsi="Times New Roman" w:cs="Times New Roman"/>
                <w:sz w:val="24"/>
                <w:szCs w:val="24"/>
                <w:lang w:val="en-CA" w:eastAsia="fr-CA"/>
              </w:rPr>
              <w:tab/>
            </w:r>
          </w:p>
        </w:tc>
        <w:tc>
          <w:tcPr>
            <w:tcW w:w="0" w:type="auto"/>
            <w:vAlign w:val="center"/>
          </w:tcPr>
          <w:p w14:paraId="075638BC" w14:textId="3EB95C04" w:rsidR="003D6027" w:rsidRPr="00034543" w:rsidRDefault="00FD2F21" w:rsidP="00463FFF">
            <w:pPr>
              <w:spacing w:before="0" w:after="0"/>
              <w:rPr>
                <w:rFonts w:ascii="Times New Roman" w:eastAsia="Times New Roman" w:hAnsi="Times New Roman" w:cs="Times New Roman"/>
                <w:sz w:val="24"/>
                <w:szCs w:val="24"/>
                <w:lang w:eastAsia="fr-CA"/>
              </w:rPr>
            </w:pPr>
            <w:r>
              <w:t xml:space="preserve">Affiche un </w:t>
            </w:r>
            <w:proofErr w:type="spellStart"/>
            <w:r>
              <w:rPr>
                <w:rStyle w:val="CodeHTML"/>
                <w:rFonts w:eastAsiaTheme="minorHAnsi"/>
              </w:rPr>
              <w:t>flextable</w:t>
            </w:r>
            <w:proofErr w:type="spellEnd"/>
            <w:r>
              <w:t xml:space="preserve"> dans l’UI</w:t>
            </w:r>
          </w:p>
        </w:tc>
        <w:tc>
          <w:tcPr>
            <w:tcW w:w="0" w:type="auto"/>
            <w:vAlign w:val="center"/>
          </w:tcPr>
          <w:p w14:paraId="11CB300F" w14:textId="0756B889"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3AFF65EC" w14:textId="16DBBFB8" w:rsidR="003D6027" w:rsidRPr="00034543" w:rsidRDefault="003D6027" w:rsidP="00463FFF">
            <w:pPr>
              <w:spacing w:before="0" w:after="0"/>
              <w:rPr>
                <w:rFonts w:ascii="Times New Roman" w:eastAsia="Times New Roman" w:hAnsi="Times New Roman" w:cs="Times New Roman"/>
                <w:sz w:val="24"/>
                <w:szCs w:val="24"/>
                <w:lang w:eastAsia="fr-CA"/>
              </w:rPr>
            </w:pPr>
          </w:p>
        </w:tc>
      </w:tr>
      <w:tr w:rsidR="005D1C22" w:rsidRPr="00034543" w14:paraId="6ECF97C5" w14:textId="77777777" w:rsidTr="003D6027">
        <w:trPr>
          <w:tblCellSpacing w:w="15" w:type="dxa"/>
        </w:trPr>
        <w:tc>
          <w:tcPr>
            <w:tcW w:w="0" w:type="auto"/>
            <w:vAlign w:val="center"/>
          </w:tcPr>
          <w:p w14:paraId="5F35BD95" w14:textId="2B587C62" w:rsidR="003D6027" w:rsidRPr="00034543" w:rsidRDefault="00FD2F21" w:rsidP="00463FFF">
            <w:pPr>
              <w:spacing w:before="0" w:after="0"/>
              <w:rPr>
                <w:rFonts w:ascii="Times New Roman" w:eastAsia="Times New Roman" w:hAnsi="Times New Roman" w:cs="Times New Roman"/>
                <w:sz w:val="24"/>
                <w:szCs w:val="24"/>
                <w:lang w:eastAsia="fr-CA"/>
              </w:rPr>
            </w:pPr>
            <w:proofErr w:type="spellStart"/>
            <w:r>
              <w:t>render_download_table</w:t>
            </w:r>
            <w:proofErr w:type="spellEnd"/>
          </w:p>
        </w:tc>
        <w:tc>
          <w:tcPr>
            <w:tcW w:w="0" w:type="auto"/>
            <w:vAlign w:val="center"/>
          </w:tcPr>
          <w:p w14:paraId="2BB6DA6B" w14:textId="24BB50A4" w:rsidR="003D6027" w:rsidRPr="00034543" w:rsidRDefault="005D1C22" w:rsidP="00463FFF">
            <w:pPr>
              <w:spacing w:before="0" w:after="0"/>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 xml:space="preserve">Affiche le bouton de téléchargement d’un </w:t>
            </w:r>
            <w:proofErr w:type="spellStart"/>
            <w:proofErr w:type="gramStart"/>
            <w:r>
              <w:rPr>
                <w:rFonts w:ascii="Times New Roman" w:eastAsia="Times New Roman" w:hAnsi="Times New Roman" w:cs="Times New Roman"/>
                <w:sz w:val="24"/>
                <w:szCs w:val="24"/>
                <w:lang w:eastAsia="fr-CA"/>
              </w:rPr>
              <w:t>data.frame</w:t>
            </w:r>
            <w:proofErr w:type="spellEnd"/>
            <w:proofErr w:type="gramEnd"/>
            <w:r>
              <w:rPr>
                <w:rFonts w:ascii="Times New Roman" w:eastAsia="Times New Roman" w:hAnsi="Times New Roman" w:cs="Times New Roman"/>
                <w:sz w:val="24"/>
                <w:szCs w:val="24"/>
                <w:lang w:eastAsia="fr-CA"/>
              </w:rPr>
              <w:t xml:space="preserve"> dans l’UI</w:t>
            </w:r>
          </w:p>
        </w:tc>
        <w:tc>
          <w:tcPr>
            <w:tcW w:w="0" w:type="auto"/>
            <w:vAlign w:val="center"/>
          </w:tcPr>
          <w:p w14:paraId="20E5F3D2" w14:textId="73E5000F"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30C77490" w14:textId="24F20636" w:rsidR="003D6027" w:rsidRPr="00034543" w:rsidRDefault="003D6027" w:rsidP="00463FFF">
            <w:pPr>
              <w:spacing w:before="0" w:after="0"/>
              <w:rPr>
                <w:rFonts w:ascii="Times New Roman" w:eastAsia="Times New Roman" w:hAnsi="Times New Roman" w:cs="Times New Roman"/>
                <w:sz w:val="24"/>
                <w:szCs w:val="24"/>
                <w:lang w:eastAsia="fr-CA"/>
              </w:rPr>
            </w:pPr>
          </w:p>
        </w:tc>
      </w:tr>
      <w:tr w:rsidR="000274AF" w:rsidRPr="00034543" w14:paraId="599ED15F" w14:textId="77777777" w:rsidTr="003D6027">
        <w:trPr>
          <w:tblCellSpacing w:w="15" w:type="dxa"/>
        </w:trPr>
        <w:tc>
          <w:tcPr>
            <w:tcW w:w="0" w:type="auto"/>
            <w:vAlign w:val="center"/>
          </w:tcPr>
          <w:p w14:paraId="2CFE4A24" w14:textId="525A3F9D" w:rsidR="000274AF" w:rsidRPr="00034543" w:rsidRDefault="000274AF" w:rsidP="000274AF">
            <w:pPr>
              <w:spacing w:before="0" w:after="0"/>
              <w:rPr>
                <w:rFonts w:ascii="Times New Roman" w:eastAsia="Times New Roman" w:hAnsi="Times New Roman" w:cs="Times New Roman"/>
                <w:sz w:val="24"/>
                <w:szCs w:val="24"/>
                <w:lang w:eastAsia="fr-CA"/>
              </w:rPr>
            </w:pPr>
            <w:proofErr w:type="spellStart"/>
            <w:r>
              <w:lastRenderedPageBreak/>
              <w:t>render_plot_ggplot</w:t>
            </w:r>
            <w:proofErr w:type="spellEnd"/>
          </w:p>
        </w:tc>
        <w:tc>
          <w:tcPr>
            <w:tcW w:w="0" w:type="auto"/>
            <w:vAlign w:val="center"/>
          </w:tcPr>
          <w:p w14:paraId="326F1E5F" w14:textId="3EDE7616" w:rsidR="000274AF" w:rsidRPr="00034543" w:rsidRDefault="000274AF" w:rsidP="000274AF">
            <w:pPr>
              <w:spacing w:before="0" w:after="0"/>
              <w:rPr>
                <w:rFonts w:ascii="Times New Roman" w:eastAsia="Times New Roman" w:hAnsi="Times New Roman" w:cs="Times New Roman"/>
                <w:sz w:val="24"/>
                <w:szCs w:val="24"/>
                <w:lang w:eastAsia="fr-CA"/>
              </w:rPr>
            </w:pPr>
            <w:r>
              <w:t xml:space="preserve">Affiche un </w:t>
            </w:r>
            <w:proofErr w:type="spellStart"/>
            <w:r>
              <w:rPr>
                <w:rStyle w:val="CodeHTML"/>
                <w:rFonts w:eastAsiaTheme="minorHAnsi"/>
              </w:rPr>
              <w:t>ggplot</w:t>
            </w:r>
            <w:proofErr w:type="spellEnd"/>
            <w:r>
              <w:t xml:space="preserve"> dans l’UI</w:t>
            </w:r>
          </w:p>
        </w:tc>
        <w:tc>
          <w:tcPr>
            <w:tcW w:w="0" w:type="auto"/>
            <w:vAlign w:val="center"/>
          </w:tcPr>
          <w:p w14:paraId="6BECED70" w14:textId="2430FA80" w:rsidR="000274AF" w:rsidRPr="00034543" w:rsidRDefault="000274AF" w:rsidP="000274AF">
            <w:pPr>
              <w:spacing w:before="0" w:after="0"/>
              <w:rPr>
                <w:rFonts w:ascii="Times New Roman" w:eastAsia="Times New Roman" w:hAnsi="Times New Roman" w:cs="Times New Roman"/>
                <w:sz w:val="24"/>
                <w:szCs w:val="24"/>
                <w:lang w:eastAsia="fr-CA"/>
              </w:rPr>
            </w:pPr>
          </w:p>
        </w:tc>
        <w:tc>
          <w:tcPr>
            <w:tcW w:w="0" w:type="auto"/>
            <w:vAlign w:val="center"/>
          </w:tcPr>
          <w:p w14:paraId="7B5DD41A" w14:textId="1DC4DBCD" w:rsidR="000274AF" w:rsidRPr="00034543" w:rsidRDefault="000274AF" w:rsidP="000274AF">
            <w:pPr>
              <w:spacing w:before="0" w:after="0"/>
              <w:rPr>
                <w:rFonts w:ascii="Times New Roman" w:eastAsia="Times New Roman" w:hAnsi="Times New Roman" w:cs="Times New Roman"/>
                <w:sz w:val="24"/>
                <w:szCs w:val="24"/>
                <w:lang w:eastAsia="fr-CA"/>
              </w:rPr>
            </w:pPr>
          </w:p>
        </w:tc>
      </w:tr>
      <w:tr w:rsidR="000274AF" w:rsidRPr="00034543" w14:paraId="6318555D" w14:textId="77777777" w:rsidTr="003D6027">
        <w:trPr>
          <w:tblCellSpacing w:w="15" w:type="dxa"/>
        </w:trPr>
        <w:tc>
          <w:tcPr>
            <w:tcW w:w="0" w:type="auto"/>
            <w:vAlign w:val="center"/>
          </w:tcPr>
          <w:p w14:paraId="3CD300F4" w14:textId="784B54E9" w:rsidR="000274AF" w:rsidRPr="00034543" w:rsidRDefault="000274AF" w:rsidP="000274AF">
            <w:pPr>
              <w:spacing w:before="0" w:after="0"/>
              <w:rPr>
                <w:rFonts w:ascii="Times New Roman" w:eastAsia="Times New Roman" w:hAnsi="Times New Roman" w:cs="Times New Roman"/>
                <w:sz w:val="24"/>
                <w:szCs w:val="24"/>
                <w:lang w:eastAsia="fr-CA"/>
              </w:rPr>
            </w:pPr>
            <w:proofErr w:type="spellStart"/>
            <w:r>
              <w:t>render_download_plot</w:t>
            </w:r>
            <w:proofErr w:type="spellEnd"/>
          </w:p>
        </w:tc>
        <w:tc>
          <w:tcPr>
            <w:tcW w:w="0" w:type="auto"/>
            <w:vAlign w:val="center"/>
          </w:tcPr>
          <w:p w14:paraId="05D86982" w14:textId="7CA4940C" w:rsidR="000274AF" w:rsidRPr="00034543" w:rsidRDefault="000274AF" w:rsidP="000274AF">
            <w:pPr>
              <w:spacing w:before="0" w:after="0"/>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 xml:space="preserve">Affiche le bouton de téléchargement d’un </w:t>
            </w:r>
            <w:proofErr w:type="spellStart"/>
            <w:r>
              <w:rPr>
                <w:rFonts w:ascii="Times New Roman" w:eastAsia="Times New Roman" w:hAnsi="Times New Roman" w:cs="Times New Roman"/>
                <w:sz w:val="24"/>
                <w:szCs w:val="24"/>
                <w:lang w:eastAsia="fr-CA"/>
              </w:rPr>
              <w:t>ggplot</w:t>
            </w:r>
            <w:proofErr w:type="spellEnd"/>
            <w:r>
              <w:rPr>
                <w:rFonts w:ascii="Times New Roman" w:eastAsia="Times New Roman" w:hAnsi="Times New Roman" w:cs="Times New Roman"/>
                <w:sz w:val="24"/>
                <w:szCs w:val="24"/>
                <w:lang w:eastAsia="fr-CA"/>
              </w:rPr>
              <w:t xml:space="preserve"> dans l’UI</w:t>
            </w:r>
          </w:p>
        </w:tc>
        <w:tc>
          <w:tcPr>
            <w:tcW w:w="0" w:type="auto"/>
            <w:vAlign w:val="center"/>
          </w:tcPr>
          <w:p w14:paraId="5A546409" w14:textId="5963E7DF" w:rsidR="000274AF" w:rsidRPr="00034543" w:rsidRDefault="000274AF" w:rsidP="000274AF">
            <w:pPr>
              <w:spacing w:before="0" w:after="0"/>
              <w:rPr>
                <w:rFonts w:ascii="Times New Roman" w:eastAsia="Times New Roman" w:hAnsi="Times New Roman" w:cs="Times New Roman"/>
                <w:sz w:val="24"/>
                <w:szCs w:val="24"/>
                <w:lang w:eastAsia="fr-CA"/>
              </w:rPr>
            </w:pPr>
          </w:p>
        </w:tc>
        <w:tc>
          <w:tcPr>
            <w:tcW w:w="0" w:type="auto"/>
            <w:vAlign w:val="center"/>
          </w:tcPr>
          <w:p w14:paraId="728E95DE" w14:textId="75AF1920" w:rsidR="000274AF" w:rsidRPr="00034543" w:rsidRDefault="000274AF" w:rsidP="000274AF">
            <w:pPr>
              <w:spacing w:before="0" w:after="0"/>
              <w:rPr>
                <w:rFonts w:ascii="Times New Roman" w:eastAsia="Times New Roman" w:hAnsi="Times New Roman" w:cs="Times New Roman"/>
                <w:sz w:val="24"/>
                <w:szCs w:val="24"/>
                <w:lang w:eastAsia="fr-CA"/>
              </w:rPr>
            </w:pPr>
          </w:p>
        </w:tc>
      </w:tr>
    </w:tbl>
    <w:p w14:paraId="5CD76F27" w14:textId="77777777" w:rsidR="00EE3B8C" w:rsidRPr="00EE3B8C" w:rsidRDefault="00EE3B8C" w:rsidP="00EE3B8C"/>
    <w:p w14:paraId="19439384" w14:textId="77777777" w:rsidR="005F70FD" w:rsidRDefault="005F70FD" w:rsidP="005F70FD">
      <w:pPr>
        <w:pStyle w:val="Titre2"/>
      </w:pPr>
      <w:r>
        <w:t>Téléchargement des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1315"/>
        <w:gridCol w:w="1653"/>
        <w:gridCol w:w="1845"/>
      </w:tblGrid>
      <w:tr w:rsidR="00034543" w:rsidRPr="00034543" w14:paraId="627E1459" w14:textId="77777777" w:rsidTr="00034543">
        <w:trPr>
          <w:tblHeader/>
          <w:tblCellSpacing w:w="15" w:type="dxa"/>
        </w:trPr>
        <w:tc>
          <w:tcPr>
            <w:tcW w:w="0" w:type="auto"/>
            <w:vAlign w:val="center"/>
            <w:hideMark/>
          </w:tcPr>
          <w:p w14:paraId="764523A8"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5575E428"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26BEC3C0"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7F6861D5"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034543" w:rsidRPr="00034543" w14:paraId="47013993" w14:textId="77777777" w:rsidTr="00034543">
        <w:trPr>
          <w:tblCellSpacing w:w="15" w:type="dxa"/>
        </w:trPr>
        <w:tc>
          <w:tcPr>
            <w:tcW w:w="0" w:type="auto"/>
            <w:vAlign w:val="center"/>
            <w:hideMark/>
          </w:tcPr>
          <w:p w14:paraId="19DF90CC"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load_</w:t>
            </w:r>
            <w:proofErr w:type="gramStart"/>
            <w:r w:rsidRPr="00034543">
              <w:rPr>
                <w:rFonts w:ascii="Courier New" w:eastAsia="Times New Roman" w:hAnsi="Courier New" w:cs="Courier New"/>
                <w:sz w:val="20"/>
                <w:szCs w:val="20"/>
                <w:lang w:val="en-CA" w:eastAsia="fr-CA"/>
              </w:rPr>
              <w:t>lac</w:t>
            </w:r>
            <w:proofErr w:type="spellEnd"/>
            <w:r w:rsidRPr="00034543">
              <w:rPr>
                <w:rFonts w:ascii="Courier New" w:eastAsia="Times New Roman" w:hAnsi="Courier New" w:cs="Courier New"/>
                <w:sz w:val="20"/>
                <w:szCs w:val="20"/>
                <w:lang w:val="en-CA" w:eastAsia="fr-CA"/>
              </w:rPr>
              <w:t>(</w:t>
            </w:r>
            <w:proofErr w:type="gramEnd"/>
            <w:r w:rsidRPr="00034543">
              <w:rPr>
                <w:rFonts w:ascii="Courier New" w:eastAsia="Times New Roman" w:hAnsi="Courier New" w:cs="Courier New"/>
                <w:sz w:val="20"/>
                <w:szCs w:val="20"/>
                <w:lang w:val="en-CA" w:eastAsia="fr-CA"/>
              </w:rPr>
              <w:t xml:space="preserve">path, </w:t>
            </w:r>
            <w:proofErr w:type="spellStart"/>
            <w:r w:rsidRPr="00034543">
              <w:rPr>
                <w:rFonts w:ascii="Courier New" w:eastAsia="Times New Roman" w:hAnsi="Courier New" w:cs="Courier New"/>
                <w:sz w:val="20"/>
                <w:szCs w:val="20"/>
                <w:lang w:val="en-CA" w:eastAsia="fr-CA"/>
              </w:rPr>
              <w:t>namesheet</w:t>
            </w:r>
            <w:proofErr w:type="spellEnd"/>
            <w:r w:rsidRPr="00034543">
              <w:rPr>
                <w:rFonts w:ascii="Courier New" w:eastAsia="Times New Roman" w:hAnsi="Courier New" w:cs="Courier New"/>
                <w:sz w:val="20"/>
                <w:szCs w:val="20"/>
                <w:lang w:val="en-CA" w:eastAsia="fr-CA"/>
              </w:rPr>
              <w:t xml:space="preserve"> = "Lac")</w:t>
            </w:r>
          </w:p>
        </w:tc>
        <w:tc>
          <w:tcPr>
            <w:tcW w:w="0" w:type="auto"/>
            <w:vAlign w:val="center"/>
            <w:hideMark/>
          </w:tcPr>
          <w:p w14:paraId="30C29C41"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Importe, nettoie et structure la feuille "Lac"</w:t>
            </w:r>
          </w:p>
        </w:tc>
        <w:tc>
          <w:tcPr>
            <w:tcW w:w="0" w:type="auto"/>
            <w:vAlign w:val="center"/>
            <w:hideMark/>
          </w:tcPr>
          <w:p w14:paraId="34F141A8"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Chemin du fichier Excel (</w:t>
            </w:r>
            <w:proofErr w:type="spellStart"/>
            <w:r w:rsidRPr="00034543">
              <w:rPr>
                <w:rFonts w:ascii="Courier New" w:eastAsia="Times New Roman" w:hAnsi="Courier New" w:cs="Courier New"/>
                <w:sz w:val="20"/>
                <w:szCs w:val="20"/>
                <w:lang w:eastAsia="fr-CA"/>
              </w:rPr>
              <w:t>path</w:t>
            </w:r>
            <w:proofErr w:type="spellEnd"/>
            <w:r w:rsidRPr="00034543">
              <w:rPr>
                <w:rFonts w:ascii="Times New Roman" w:eastAsia="Times New Roman" w:hAnsi="Times New Roman" w:cs="Times New Roman"/>
                <w:sz w:val="24"/>
                <w:szCs w:val="24"/>
                <w:lang w:eastAsia="fr-CA"/>
              </w:rPr>
              <w:t>) et nom de la feuille (</w:t>
            </w:r>
            <w:proofErr w:type="spellStart"/>
            <w:r w:rsidRPr="00034543">
              <w:rPr>
                <w:rFonts w:ascii="Courier New" w:eastAsia="Times New Roman" w:hAnsi="Courier New" w:cs="Courier New"/>
                <w:sz w:val="20"/>
                <w:szCs w:val="20"/>
                <w:lang w:eastAsia="fr-CA"/>
              </w:rPr>
              <w:t>namesheet</w:t>
            </w:r>
            <w:proofErr w:type="spellEnd"/>
            <w:r w:rsidRPr="00034543">
              <w:rPr>
                <w:rFonts w:ascii="Times New Roman" w:eastAsia="Times New Roman" w:hAnsi="Times New Roman" w:cs="Times New Roman"/>
                <w:sz w:val="24"/>
                <w:szCs w:val="24"/>
                <w:lang w:eastAsia="fr-CA"/>
              </w:rPr>
              <w:t>)</w:t>
            </w:r>
          </w:p>
        </w:tc>
        <w:tc>
          <w:tcPr>
            <w:tcW w:w="0" w:type="auto"/>
            <w:vAlign w:val="center"/>
            <w:hideMark/>
          </w:tcPr>
          <w:p w14:paraId="26708DEB" w14:textId="77777777" w:rsidR="00034543" w:rsidRPr="00034543" w:rsidRDefault="00034543" w:rsidP="00034543">
            <w:pPr>
              <w:spacing w:before="0" w:after="0"/>
              <w:rPr>
                <w:rFonts w:ascii="Times New Roman" w:eastAsia="Times New Roman" w:hAnsi="Times New Roman" w:cs="Times New Roman"/>
                <w:sz w:val="24"/>
                <w:szCs w:val="24"/>
                <w:lang w:eastAsia="fr-CA"/>
              </w:rPr>
            </w:pPr>
            <w:proofErr w:type="spellStart"/>
            <w:r w:rsidRPr="00034543">
              <w:rPr>
                <w:rFonts w:ascii="Times New Roman" w:eastAsia="Times New Roman" w:hAnsi="Times New Roman" w:cs="Times New Roman"/>
                <w:sz w:val="24"/>
                <w:szCs w:val="24"/>
                <w:lang w:eastAsia="fr-CA"/>
              </w:rPr>
              <w:t>Dataframe</w:t>
            </w:r>
            <w:proofErr w:type="spellEnd"/>
            <w:r w:rsidRPr="00034543">
              <w:rPr>
                <w:rFonts w:ascii="Times New Roman" w:eastAsia="Times New Roman" w:hAnsi="Times New Roman" w:cs="Times New Roman"/>
                <w:sz w:val="24"/>
                <w:szCs w:val="24"/>
                <w:lang w:eastAsia="fr-CA"/>
              </w:rPr>
              <w:t xml:space="preserve"> structuré des informations lacustres</w:t>
            </w:r>
          </w:p>
        </w:tc>
      </w:tr>
      <w:tr w:rsidR="00034543" w:rsidRPr="00034543" w14:paraId="6A134BC4" w14:textId="77777777" w:rsidTr="00034543">
        <w:trPr>
          <w:tblCellSpacing w:w="15" w:type="dxa"/>
        </w:trPr>
        <w:tc>
          <w:tcPr>
            <w:tcW w:w="0" w:type="auto"/>
            <w:vAlign w:val="center"/>
            <w:hideMark/>
          </w:tcPr>
          <w:p w14:paraId="150AA801"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filtrer_par_pen_lac_</w:t>
            </w:r>
            <w:proofErr w:type="gramStart"/>
            <w:r w:rsidRPr="00034543">
              <w:rPr>
                <w:rFonts w:ascii="Courier New" w:eastAsia="Times New Roman" w:hAnsi="Courier New" w:cs="Courier New"/>
                <w:sz w:val="20"/>
                <w:szCs w:val="20"/>
                <w:lang w:val="en-CA" w:eastAsia="fr-CA"/>
              </w:rPr>
              <w:t>annee</w:t>
            </w:r>
            <w:proofErr w:type="spellEnd"/>
            <w:r w:rsidRPr="00034543">
              <w:rPr>
                <w:rFonts w:ascii="Courier New" w:eastAsia="Times New Roman" w:hAnsi="Courier New" w:cs="Courier New"/>
                <w:sz w:val="20"/>
                <w:szCs w:val="20"/>
                <w:lang w:val="en-CA" w:eastAsia="fr-CA"/>
              </w:rPr>
              <w:t>(</w:t>
            </w:r>
            <w:proofErr w:type="gramEnd"/>
            <w:r w:rsidRPr="00034543">
              <w:rPr>
                <w:rFonts w:ascii="Courier New" w:eastAsia="Times New Roman" w:hAnsi="Courier New" w:cs="Courier New"/>
                <w:sz w:val="20"/>
                <w:szCs w:val="20"/>
                <w:lang w:val="en-CA" w:eastAsia="fr-CA"/>
              </w:rPr>
              <w:t xml:space="preserve">data, </w:t>
            </w:r>
            <w:proofErr w:type="spellStart"/>
            <w:r w:rsidRPr="00034543">
              <w:rPr>
                <w:rFonts w:ascii="Courier New" w:eastAsia="Times New Roman" w:hAnsi="Courier New" w:cs="Courier New"/>
                <w:sz w:val="20"/>
                <w:szCs w:val="20"/>
                <w:lang w:val="en-CA" w:eastAsia="fr-CA"/>
              </w:rPr>
              <w:t>typ_pech</w:t>
            </w:r>
            <w:proofErr w:type="spellEnd"/>
            <w:r w:rsidRPr="00034543">
              <w:rPr>
                <w:rFonts w:ascii="Courier New" w:eastAsia="Times New Roman" w:hAnsi="Courier New" w:cs="Courier New"/>
                <w:sz w:val="20"/>
                <w:szCs w:val="20"/>
                <w:lang w:val="en-CA" w:eastAsia="fr-CA"/>
              </w:rPr>
              <w:t xml:space="preserve"> = NULL, </w:t>
            </w:r>
            <w:proofErr w:type="spellStart"/>
            <w:r w:rsidRPr="00034543">
              <w:rPr>
                <w:rFonts w:ascii="Courier New" w:eastAsia="Times New Roman" w:hAnsi="Courier New" w:cs="Courier New"/>
                <w:sz w:val="20"/>
                <w:szCs w:val="20"/>
                <w:lang w:val="en-CA" w:eastAsia="fr-CA"/>
              </w:rPr>
              <w:t>no_lac</w:t>
            </w:r>
            <w:proofErr w:type="spellEnd"/>
            <w:r w:rsidRPr="00034543">
              <w:rPr>
                <w:rFonts w:ascii="Courier New" w:eastAsia="Times New Roman" w:hAnsi="Courier New" w:cs="Courier New"/>
                <w:sz w:val="20"/>
                <w:szCs w:val="20"/>
                <w:lang w:val="en-CA" w:eastAsia="fr-CA"/>
              </w:rPr>
              <w:t xml:space="preserve"> = NULL, </w:t>
            </w:r>
            <w:proofErr w:type="spellStart"/>
            <w:r w:rsidRPr="00034543">
              <w:rPr>
                <w:rFonts w:ascii="Courier New" w:eastAsia="Times New Roman" w:hAnsi="Courier New" w:cs="Courier New"/>
                <w:sz w:val="20"/>
                <w:szCs w:val="20"/>
                <w:lang w:val="en-CA" w:eastAsia="fr-CA"/>
              </w:rPr>
              <w:t>annee</w:t>
            </w:r>
            <w:proofErr w:type="spellEnd"/>
            <w:r w:rsidRPr="00034543">
              <w:rPr>
                <w:rFonts w:ascii="Courier New" w:eastAsia="Times New Roman" w:hAnsi="Courier New" w:cs="Courier New"/>
                <w:sz w:val="20"/>
                <w:szCs w:val="20"/>
                <w:lang w:val="en-CA" w:eastAsia="fr-CA"/>
              </w:rPr>
              <w:t xml:space="preserve"> = NULL)</w:t>
            </w:r>
          </w:p>
        </w:tc>
        <w:tc>
          <w:tcPr>
            <w:tcW w:w="0" w:type="auto"/>
            <w:vAlign w:val="center"/>
            <w:hideMark/>
          </w:tcPr>
          <w:p w14:paraId="54DBDB8B"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Filtre les données selon un ou plusieurs critères</w:t>
            </w:r>
          </w:p>
        </w:tc>
        <w:tc>
          <w:tcPr>
            <w:tcW w:w="0" w:type="auto"/>
            <w:vAlign w:val="center"/>
            <w:hideMark/>
          </w:tcPr>
          <w:p w14:paraId="118251A5"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Un </w:t>
            </w:r>
            <w:proofErr w:type="spellStart"/>
            <w:r w:rsidRPr="00034543">
              <w:rPr>
                <w:rFonts w:ascii="Times New Roman" w:eastAsia="Times New Roman" w:hAnsi="Times New Roman" w:cs="Times New Roman"/>
                <w:sz w:val="24"/>
                <w:szCs w:val="24"/>
                <w:lang w:eastAsia="fr-CA"/>
              </w:rPr>
              <w:t>dataframe</w:t>
            </w:r>
            <w:proofErr w:type="spellEnd"/>
            <w:r w:rsidRPr="00034543">
              <w:rPr>
                <w:rFonts w:ascii="Times New Roman" w:eastAsia="Times New Roman" w:hAnsi="Times New Roman" w:cs="Times New Roman"/>
                <w:sz w:val="24"/>
                <w:szCs w:val="24"/>
                <w:lang w:eastAsia="fr-CA"/>
              </w:rPr>
              <w:t xml:space="preserve"> structuré + un ou plusieurs filtres (</w:t>
            </w:r>
            <w:proofErr w:type="spellStart"/>
            <w:r w:rsidRPr="00034543">
              <w:rPr>
                <w:rFonts w:ascii="Courier New" w:eastAsia="Times New Roman" w:hAnsi="Courier New" w:cs="Courier New"/>
                <w:sz w:val="20"/>
                <w:szCs w:val="20"/>
                <w:lang w:eastAsia="fr-CA"/>
              </w:rPr>
              <w:t>typ_pech</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no_lac</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annee</w:t>
            </w:r>
            <w:proofErr w:type="spellEnd"/>
            <w:r w:rsidRPr="00034543">
              <w:rPr>
                <w:rFonts w:ascii="Times New Roman" w:eastAsia="Times New Roman" w:hAnsi="Times New Roman" w:cs="Times New Roman"/>
                <w:sz w:val="24"/>
                <w:szCs w:val="24"/>
                <w:lang w:eastAsia="fr-CA"/>
              </w:rPr>
              <w:t>)</w:t>
            </w:r>
          </w:p>
        </w:tc>
        <w:tc>
          <w:tcPr>
            <w:tcW w:w="0" w:type="auto"/>
            <w:vAlign w:val="center"/>
            <w:hideMark/>
          </w:tcPr>
          <w:p w14:paraId="4F82DADE"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Sous-ensemble du </w:t>
            </w:r>
            <w:proofErr w:type="spellStart"/>
            <w:r w:rsidRPr="00034543">
              <w:rPr>
                <w:rFonts w:ascii="Times New Roman" w:eastAsia="Times New Roman" w:hAnsi="Times New Roman" w:cs="Times New Roman"/>
                <w:sz w:val="24"/>
                <w:szCs w:val="24"/>
                <w:lang w:eastAsia="fr-CA"/>
              </w:rPr>
              <w:t>dataframe</w:t>
            </w:r>
            <w:proofErr w:type="spellEnd"/>
            <w:r w:rsidRPr="00034543">
              <w:rPr>
                <w:rFonts w:ascii="Times New Roman" w:eastAsia="Times New Roman" w:hAnsi="Times New Roman" w:cs="Times New Roman"/>
                <w:sz w:val="24"/>
                <w:szCs w:val="24"/>
                <w:lang w:eastAsia="fr-CA"/>
              </w:rPr>
              <w:t xml:space="preserve"> filtré</w:t>
            </w:r>
          </w:p>
        </w:tc>
      </w:tr>
      <w:tr w:rsidR="00034543" w:rsidRPr="00034543" w14:paraId="62DC99D5" w14:textId="77777777" w:rsidTr="00034543">
        <w:trPr>
          <w:tblCellSpacing w:w="15" w:type="dxa"/>
        </w:trPr>
        <w:tc>
          <w:tcPr>
            <w:tcW w:w="0" w:type="auto"/>
            <w:vAlign w:val="center"/>
            <w:hideMark/>
          </w:tcPr>
          <w:p w14:paraId="014E853C"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get_info_pen</w:t>
            </w:r>
            <w:proofErr w:type="spellEnd"/>
            <w:r w:rsidRPr="00034543">
              <w:rPr>
                <w:rFonts w:ascii="Courier New" w:eastAsia="Times New Roman" w:hAnsi="Courier New" w:cs="Courier New"/>
                <w:sz w:val="20"/>
                <w:szCs w:val="20"/>
                <w:lang w:val="en-CA" w:eastAsia="fr-CA"/>
              </w:rPr>
              <w:t>(</w:t>
            </w:r>
            <w:proofErr w:type="spellStart"/>
            <w:r w:rsidRPr="00034543">
              <w:rPr>
                <w:rFonts w:ascii="Courier New" w:eastAsia="Times New Roman" w:hAnsi="Courier New" w:cs="Courier New"/>
                <w:sz w:val="20"/>
                <w:szCs w:val="20"/>
                <w:lang w:val="en-CA" w:eastAsia="fr-CA"/>
              </w:rPr>
              <w:t>typ_pech</w:t>
            </w:r>
            <w:proofErr w:type="spellEnd"/>
            <w:r w:rsidRPr="00034543">
              <w:rPr>
                <w:rFonts w:ascii="Courier New" w:eastAsia="Times New Roman" w:hAnsi="Courier New" w:cs="Courier New"/>
                <w:sz w:val="20"/>
                <w:szCs w:val="20"/>
                <w:lang w:val="en-CA" w:eastAsia="fr-CA"/>
              </w:rPr>
              <w:t>)</w:t>
            </w:r>
          </w:p>
        </w:tc>
        <w:tc>
          <w:tcPr>
            <w:tcW w:w="0" w:type="auto"/>
            <w:vAlign w:val="center"/>
            <w:hideMark/>
          </w:tcPr>
          <w:p w14:paraId="3C59F8E8"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Renvoie les informations associées au type de pêche sélectionné</w:t>
            </w:r>
          </w:p>
        </w:tc>
        <w:tc>
          <w:tcPr>
            <w:tcW w:w="0" w:type="auto"/>
            <w:vAlign w:val="center"/>
            <w:hideMark/>
          </w:tcPr>
          <w:p w14:paraId="62AEB944"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Code du type de pêche (</w:t>
            </w:r>
            <w:proofErr w:type="spellStart"/>
            <w:r w:rsidRPr="00034543">
              <w:rPr>
                <w:rFonts w:ascii="Courier New" w:eastAsia="Times New Roman" w:hAnsi="Courier New" w:cs="Courier New"/>
                <w:sz w:val="20"/>
                <w:szCs w:val="20"/>
                <w:lang w:eastAsia="fr-CA"/>
              </w:rPr>
              <w:t>typ_pech</w:t>
            </w:r>
            <w:proofErr w:type="spellEnd"/>
            <w:r w:rsidRPr="00034543">
              <w:rPr>
                <w:rFonts w:ascii="Times New Roman" w:eastAsia="Times New Roman" w:hAnsi="Times New Roman" w:cs="Times New Roman"/>
                <w:sz w:val="24"/>
                <w:szCs w:val="24"/>
                <w:lang w:eastAsia="fr-CA"/>
              </w:rPr>
              <w:t xml:space="preserve">, ex. </w:t>
            </w:r>
            <w:r w:rsidRPr="00034543">
              <w:rPr>
                <w:rFonts w:ascii="Courier New" w:eastAsia="Times New Roman" w:hAnsi="Courier New" w:cs="Courier New"/>
                <w:sz w:val="20"/>
                <w:szCs w:val="20"/>
                <w:lang w:eastAsia="fr-CA"/>
              </w:rPr>
              <w:t>"PENT"</w:t>
            </w:r>
            <w:r w:rsidRPr="00034543">
              <w:rPr>
                <w:rFonts w:ascii="Times New Roman" w:eastAsia="Times New Roman" w:hAnsi="Times New Roman" w:cs="Times New Roman"/>
                <w:sz w:val="24"/>
                <w:szCs w:val="24"/>
                <w:lang w:eastAsia="fr-CA"/>
              </w:rPr>
              <w:t>)</w:t>
            </w:r>
          </w:p>
        </w:tc>
        <w:tc>
          <w:tcPr>
            <w:tcW w:w="0" w:type="auto"/>
            <w:vAlign w:val="center"/>
            <w:hideMark/>
          </w:tcPr>
          <w:p w14:paraId="64065AF7"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Liste contenant </w:t>
            </w:r>
            <w:proofErr w:type="spellStart"/>
            <w:r w:rsidRPr="00034543">
              <w:rPr>
                <w:rFonts w:ascii="Courier New" w:eastAsia="Times New Roman" w:hAnsi="Courier New" w:cs="Courier New"/>
                <w:sz w:val="20"/>
                <w:szCs w:val="20"/>
                <w:lang w:eastAsia="fr-CA"/>
              </w:rPr>
              <w:t>code_sp</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nom_sp</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binwidth</w:t>
            </w:r>
            <w:proofErr w:type="spellEnd"/>
          </w:p>
        </w:tc>
      </w:tr>
      <w:tr w:rsidR="00034543" w:rsidRPr="00034543" w14:paraId="42F1E55A" w14:textId="77777777" w:rsidTr="00034543">
        <w:trPr>
          <w:tblCellSpacing w:w="15" w:type="dxa"/>
        </w:trPr>
        <w:tc>
          <w:tcPr>
            <w:tcW w:w="0" w:type="auto"/>
            <w:vAlign w:val="center"/>
            <w:hideMark/>
          </w:tcPr>
          <w:p w14:paraId="440673FE"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get_analysis_</w:t>
            </w:r>
            <w:proofErr w:type="gramStart"/>
            <w:r w:rsidRPr="00034543">
              <w:rPr>
                <w:rFonts w:ascii="Courier New" w:eastAsia="Times New Roman" w:hAnsi="Courier New" w:cs="Courier New"/>
                <w:sz w:val="20"/>
                <w:szCs w:val="20"/>
                <w:lang w:val="en-CA" w:eastAsia="fr-CA"/>
              </w:rPr>
              <w:t>data</w:t>
            </w:r>
            <w:proofErr w:type="spellEnd"/>
            <w:r w:rsidRPr="00034543">
              <w:rPr>
                <w:rFonts w:ascii="Courier New" w:eastAsia="Times New Roman" w:hAnsi="Courier New" w:cs="Courier New"/>
                <w:sz w:val="20"/>
                <w:szCs w:val="20"/>
                <w:lang w:val="en-CA" w:eastAsia="fr-CA"/>
              </w:rPr>
              <w:t>(</w:t>
            </w:r>
            <w:proofErr w:type="gramEnd"/>
            <w:r w:rsidRPr="00034543">
              <w:rPr>
                <w:rFonts w:ascii="Courier New" w:eastAsia="Times New Roman" w:hAnsi="Courier New" w:cs="Courier New"/>
                <w:sz w:val="20"/>
                <w:szCs w:val="20"/>
                <w:lang w:val="en-CA" w:eastAsia="fr-CA"/>
              </w:rPr>
              <w:t xml:space="preserve">path, </w:t>
            </w:r>
            <w:proofErr w:type="spellStart"/>
            <w:r w:rsidRPr="00034543">
              <w:rPr>
                <w:rFonts w:ascii="Courier New" w:eastAsia="Times New Roman" w:hAnsi="Courier New" w:cs="Courier New"/>
                <w:sz w:val="20"/>
                <w:szCs w:val="20"/>
                <w:lang w:val="en-CA" w:eastAsia="fr-CA"/>
              </w:rPr>
              <w:t>typ_pech</w:t>
            </w:r>
            <w:proofErr w:type="spellEnd"/>
            <w:r w:rsidRPr="00034543">
              <w:rPr>
                <w:rFonts w:ascii="Courier New" w:eastAsia="Times New Roman" w:hAnsi="Courier New" w:cs="Courier New"/>
                <w:sz w:val="20"/>
                <w:szCs w:val="20"/>
                <w:lang w:val="en-CA" w:eastAsia="fr-CA"/>
              </w:rPr>
              <w:t xml:space="preserve">, </w:t>
            </w:r>
            <w:proofErr w:type="spellStart"/>
            <w:r w:rsidRPr="00034543">
              <w:rPr>
                <w:rFonts w:ascii="Courier New" w:eastAsia="Times New Roman" w:hAnsi="Courier New" w:cs="Courier New"/>
                <w:sz w:val="20"/>
                <w:szCs w:val="20"/>
                <w:lang w:val="en-CA" w:eastAsia="fr-CA"/>
              </w:rPr>
              <w:t>no_lac</w:t>
            </w:r>
            <w:proofErr w:type="spellEnd"/>
            <w:r w:rsidRPr="00034543">
              <w:rPr>
                <w:rFonts w:ascii="Courier New" w:eastAsia="Times New Roman" w:hAnsi="Courier New" w:cs="Courier New"/>
                <w:sz w:val="20"/>
                <w:szCs w:val="20"/>
                <w:lang w:val="en-CA" w:eastAsia="fr-CA"/>
              </w:rPr>
              <w:t xml:space="preserve">, </w:t>
            </w:r>
            <w:proofErr w:type="spellStart"/>
            <w:r w:rsidRPr="00034543">
              <w:rPr>
                <w:rFonts w:ascii="Courier New" w:eastAsia="Times New Roman" w:hAnsi="Courier New" w:cs="Courier New"/>
                <w:sz w:val="20"/>
                <w:szCs w:val="20"/>
                <w:lang w:val="en-CA" w:eastAsia="fr-CA"/>
              </w:rPr>
              <w:t>annee</w:t>
            </w:r>
            <w:proofErr w:type="spellEnd"/>
            <w:r w:rsidRPr="00034543">
              <w:rPr>
                <w:rFonts w:ascii="Courier New" w:eastAsia="Times New Roman" w:hAnsi="Courier New" w:cs="Courier New"/>
                <w:sz w:val="20"/>
                <w:szCs w:val="20"/>
                <w:lang w:val="en-CA" w:eastAsia="fr-CA"/>
              </w:rPr>
              <w:t>)</w:t>
            </w:r>
          </w:p>
        </w:tc>
        <w:tc>
          <w:tcPr>
            <w:tcW w:w="0" w:type="auto"/>
            <w:vAlign w:val="center"/>
            <w:hideMark/>
          </w:tcPr>
          <w:p w14:paraId="469CBB87"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Importe, nettoie et structure les autres feuilles Excel</w:t>
            </w:r>
          </w:p>
        </w:tc>
        <w:tc>
          <w:tcPr>
            <w:tcW w:w="0" w:type="auto"/>
            <w:vAlign w:val="center"/>
            <w:hideMark/>
          </w:tcPr>
          <w:p w14:paraId="05D3053C"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Chemin du fichier + filtres : </w:t>
            </w:r>
            <w:proofErr w:type="spellStart"/>
            <w:r w:rsidRPr="00034543">
              <w:rPr>
                <w:rFonts w:ascii="Courier New" w:eastAsia="Times New Roman" w:hAnsi="Courier New" w:cs="Courier New"/>
                <w:sz w:val="20"/>
                <w:szCs w:val="20"/>
                <w:lang w:eastAsia="fr-CA"/>
              </w:rPr>
              <w:t>typ_pech</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no_lac</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annee</w:t>
            </w:r>
            <w:proofErr w:type="spellEnd"/>
          </w:p>
        </w:tc>
        <w:tc>
          <w:tcPr>
            <w:tcW w:w="0" w:type="auto"/>
            <w:vAlign w:val="center"/>
            <w:hideMark/>
          </w:tcPr>
          <w:p w14:paraId="0B7C8473" w14:textId="77777777" w:rsidR="00034543" w:rsidRPr="00034543" w:rsidRDefault="00034543" w:rsidP="00034543">
            <w:pPr>
              <w:spacing w:before="0" w:after="0"/>
              <w:rPr>
                <w:rFonts w:ascii="Times New Roman" w:eastAsia="Times New Roman" w:hAnsi="Times New Roman" w:cs="Times New Roman"/>
                <w:sz w:val="24"/>
                <w:szCs w:val="24"/>
                <w:lang w:eastAsia="fr-CA"/>
              </w:rPr>
            </w:pPr>
            <w:proofErr w:type="gramStart"/>
            <w:r w:rsidRPr="00034543">
              <w:rPr>
                <w:rFonts w:ascii="Times New Roman" w:eastAsia="Times New Roman" w:hAnsi="Times New Roman" w:cs="Times New Roman"/>
                <w:sz w:val="24"/>
                <w:szCs w:val="24"/>
                <w:lang w:eastAsia="fr-CA"/>
              </w:rPr>
              <w:t>Liste contenant</w:t>
            </w:r>
            <w:proofErr w:type="gram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data_station</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specimen</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specimen_valid</w:t>
            </w:r>
            <w:proofErr w:type="spellEnd"/>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capture</w:t>
            </w:r>
          </w:p>
        </w:tc>
      </w:tr>
      <w:tr w:rsidR="00034543" w:rsidRPr="00034543" w14:paraId="5C8C658F" w14:textId="77777777" w:rsidTr="00034543">
        <w:trPr>
          <w:tblCellSpacing w:w="15" w:type="dxa"/>
        </w:trPr>
        <w:tc>
          <w:tcPr>
            <w:tcW w:w="0" w:type="auto"/>
            <w:vAlign w:val="center"/>
            <w:hideMark/>
          </w:tcPr>
          <w:p w14:paraId="54F882AA"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table_</w:t>
            </w:r>
            <w:proofErr w:type="gramStart"/>
            <w:r w:rsidRPr="00034543">
              <w:rPr>
                <w:rFonts w:ascii="Courier New" w:eastAsia="Times New Roman" w:hAnsi="Courier New" w:cs="Courier New"/>
                <w:sz w:val="20"/>
                <w:szCs w:val="20"/>
                <w:lang w:val="en-CA" w:eastAsia="fr-CA"/>
              </w:rPr>
              <w:t>recap</w:t>
            </w:r>
            <w:proofErr w:type="spellEnd"/>
            <w:r w:rsidRPr="00034543">
              <w:rPr>
                <w:rFonts w:ascii="Courier New" w:eastAsia="Times New Roman" w:hAnsi="Courier New" w:cs="Courier New"/>
                <w:sz w:val="20"/>
                <w:szCs w:val="20"/>
                <w:lang w:val="en-CA" w:eastAsia="fr-CA"/>
              </w:rPr>
              <w:t>(</w:t>
            </w:r>
            <w:proofErr w:type="spellStart"/>
            <w:proofErr w:type="gramEnd"/>
            <w:r w:rsidRPr="00034543">
              <w:rPr>
                <w:rFonts w:ascii="Courier New" w:eastAsia="Times New Roman" w:hAnsi="Courier New" w:cs="Courier New"/>
                <w:sz w:val="20"/>
                <w:szCs w:val="20"/>
                <w:lang w:val="en-CA" w:eastAsia="fr-CA"/>
              </w:rPr>
              <w:t>data_lac</w:t>
            </w:r>
            <w:proofErr w:type="spellEnd"/>
            <w:r w:rsidRPr="00034543">
              <w:rPr>
                <w:rFonts w:ascii="Courier New" w:eastAsia="Times New Roman" w:hAnsi="Courier New" w:cs="Courier New"/>
                <w:sz w:val="20"/>
                <w:szCs w:val="20"/>
                <w:lang w:val="en-CA" w:eastAsia="fr-CA"/>
              </w:rPr>
              <w:t xml:space="preserve">, </w:t>
            </w:r>
            <w:proofErr w:type="spellStart"/>
            <w:r w:rsidRPr="00034543">
              <w:rPr>
                <w:rFonts w:ascii="Courier New" w:eastAsia="Times New Roman" w:hAnsi="Courier New" w:cs="Courier New"/>
                <w:sz w:val="20"/>
                <w:szCs w:val="20"/>
                <w:lang w:val="en-CA" w:eastAsia="fr-CA"/>
              </w:rPr>
              <w:t>data_station</w:t>
            </w:r>
            <w:proofErr w:type="spellEnd"/>
            <w:r w:rsidRPr="00034543">
              <w:rPr>
                <w:rFonts w:ascii="Courier New" w:eastAsia="Times New Roman" w:hAnsi="Courier New" w:cs="Courier New"/>
                <w:sz w:val="20"/>
                <w:szCs w:val="20"/>
                <w:lang w:val="en-CA" w:eastAsia="fr-CA"/>
              </w:rPr>
              <w:t>)</w:t>
            </w:r>
          </w:p>
        </w:tc>
        <w:tc>
          <w:tcPr>
            <w:tcW w:w="0" w:type="auto"/>
            <w:vAlign w:val="center"/>
            <w:hideMark/>
          </w:tcPr>
          <w:p w14:paraId="5CB98CD9"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Crée un tableau de synthèse de l’inventaire sélectionné</w:t>
            </w:r>
          </w:p>
        </w:tc>
        <w:tc>
          <w:tcPr>
            <w:tcW w:w="0" w:type="auto"/>
            <w:vAlign w:val="center"/>
            <w:hideMark/>
          </w:tcPr>
          <w:p w14:paraId="555D398C"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Données </w:t>
            </w:r>
            <w:proofErr w:type="gramStart"/>
            <w:r w:rsidRPr="00034543">
              <w:rPr>
                <w:rFonts w:ascii="Times New Roman" w:eastAsia="Times New Roman" w:hAnsi="Times New Roman" w:cs="Times New Roman"/>
                <w:sz w:val="24"/>
                <w:szCs w:val="24"/>
                <w:lang w:eastAsia="fr-CA"/>
              </w:rPr>
              <w:t>lac filtrées</w:t>
            </w:r>
            <w:proofErr w:type="gramEnd"/>
            <w:r w:rsidRPr="00034543">
              <w:rPr>
                <w:rFonts w:ascii="Times New Roman" w:eastAsia="Times New Roman" w:hAnsi="Times New Roman" w:cs="Times New Roman"/>
                <w:sz w:val="24"/>
                <w:szCs w:val="24"/>
                <w:lang w:eastAsia="fr-CA"/>
              </w:rPr>
              <w:t xml:space="preserve"> + stations correspondantes</w:t>
            </w:r>
          </w:p>
        </w:tc>
        <w:tc>
          <w:tcPr>
            <w:tcW w:w="0" w:type="auto"/>
            <w:vAlign w:val="center"/>
            <w:hideMark/>
          </w:tcPr>
          <w:p w14:paraId="74758C18" w14:textId="2D67FFA4"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Tableau de synthèse des inventaires </w:t>
            </w:r>
            <w:r w:rsidR="00C169AE">
              <w:rPr>
                <w:rFonts w:ascii="Times New Roman" w:eastAsia="Times New Roman" w:hAnsi="Times New Roman" w:cs="Times New Roman"/>
                <w:sz w:val="24"/>
                <w:szCs w:val="24"/>
                <w:lang w:eastAsia="fr-CA"/>
              </w:rPr>
              <w:t>sélectionnés</w:t>
            </w:r>
          </w:p>
        </w:tc>
      </w:tr>
    </w:tbl>
    <w:p w14:paraId="192B5851" w14:textId="77777777" w:rsidR="00D349C5" w:rsidRPr="00D349C5" w:rsidRDefault="00D349C5" w:rsidP="00D349C5"/>
    <w:p w14:paraId="183B976D" w14:textId="77777777" w:rsidR="002550B7" w:rsidRDefault="002550B7" w:rsidP="002550B7">
      <w:pPr>
        <w:pStyle w:val="Titre2"/>
      </w:pPr>
      <w:r>
        <w:t>CPUE – Abondance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472"/>
        <w:gridCol w:w="2946"/>
        <w:gridCol w:w="1661"/>
      </w:tblGrid>
      <w:tr w:rsidR="00D22662" w:rsidRPr="00034543" w14:paraId="6768CEBD" w14:textId="77777777" w:rsidTr="00463FFF">
        <w:trPr>
          <w:tblHeader/>
          <w:tblCellSpacing w:w="15" w:type="dxa"/>
        </w:trPr>
        <w:tc>
          <w:tcPr>
            <w:tcW w:w="0" w:type="auto"/>
            <w:vAlign w:val="center"/>
            <w:hideMark/>
          </w:tcPr>
          <w:p w14:paraId="6B325FAD"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068D6A82"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7A3BBE09"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60F6640A"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D22662" w:rsidRPr="00A031D6" w14:paraId="2B43747D" w14:textId="77777777" w:rsidTr="00F2139A">
        <w:trPr>
          <w:tblCellSpacing w:w="15" w:type="dxa"/>
        </w:trPr>
        <w:tc>
          <w:tcPr>
            <w:tcW w:w="0" w:type="auto"/>
            <w:vAlign w:val="center"/>
            <w:hideMark/>
          </w:tcPr>
          <w:p w14:paraId="3AD01335" w14:textId="29DD851F" w:rsidR="00D22662" w:rsidRPr="00034543" w:rsidRDefault="00D22662" w:rsidP="00D22662">
            <w:pPr>
              <w:spacing w:before="0" w:after="0"/>
              <w:rPr>
                <w:rFonts w:ascii="Times New Roman" w:eastAsia="Times New Roman" w:hAnsi="Times New Roman" w:cs="Times New Roman"/>
                <w:sz w:val="24"/>
                <w:szCs w:val="24"/>
                <w:lang w:val="en-CA" w:eastAsia="fr-CA"/>
              </w:rPr>
            </w:pPr>
            <w:proofErr w:type="spellStart"/>
            <w:r>
              <w:t>prepare_cpue_data</w:t>
            </w:r>
            <w:proofErr w:type="spellEnd"/>
          </w:p>
        </w:tc>
        <w:tc>
          <w:tcPr>
            <w:tcW w:w="0" w:type="auto"/>
            <w:hideMark/>
          </w:tcPr>
          <w:p w14:paraId="5B7DBD55" w14:textId="42883CB5" w:rsidR="00D22662" w:rsidRPr="00034543" w:rsidRDefault="00D22662" w:rsidP="00D22662">
            <w:pPr>
              <w:spacing w:before="0" w:after="0"/>
              <w:rPr>
                <w:rFonts w:ascii="Times New Roman" w:eastAsia="Times New Roman" w:hAnsi="Times New Roman" w:cs="Times New Roman"/>
                <w:sz w:val="24"/>
                <w:szCs w:val="24"/>
                <w:lang w:eastAsia="fr-CA"/>
              </w:rPr>
            </w:pPr>
            <w:r w:rsidRPr="00697F51">
              <w:t xml:space="preserve">Prépare les données de </w:t>
            </w:r>
            <w:r w:rsidRPr="00697F51">
              <w:lastRenderedPageBreak/>
              <w:t>CPUE par station, selon le groupe sélectionné ("tous" ou "femelles")</w:t>
            </w:r>
          </w:p>
        </w:tc>
        <w:tc>
          <w:tcPr>
            <w:tcW w:w="0" w:type="auto"/>
            <w:hideMark/>
          </w:tcPr>
          <w:p w14:paraId="01D540FF" w14:textId="7A640699" w:rsidR="00D22662" w:rsidRPr="00034543" w:rsidRDefault="00D22662" w:rsidP="00D22662">
            <w:pPr>
              <w:spacing w:before="0" w:after="0"/>
              <w:rPr>
                <w:rFonts w:ascii="Times New Roman" w:eastAsia="Times New Roman" w:hAnsi="Times New Roman" w:cs="Times New Roman"/>
                <w:sz w:val="24"/>
                <w:szCs w:val="24"/>
                <w:lang w:eastAsia="fr-CA"/>
              </w:rPr>
            </w:pPr>
            <w:r w:rsidRPr="00697F51">
              <w:lastRenderedPageBreak/>
              <w:t xml:space="preserve">capture, </w:t>
            </w:r>
            <w:proofErr w:type="spellStart"/>
            <w:r w:rsidRPr="00697F51">
              <w:t>specimen</w:t>
            </w:r>
            <w:proofErr w:type="spellEnd"/>
            <w:r w:rsidRPr="00697F51">
              <w:t>, group = "tous" ou "femelles"</w:t>
            </w:r>
          </w:p>
        </w:tc>
        <w:tc>
          <w:tcPr>
            <w:tcW w:w="0" w:type="auto"/>
            <w:hideMark/>
          </w:tcPr>
          <w:p w14:paraId="6D2B2551" w14:textId="366B4AA1" w:rsidR="00D22662" w:rsidRPr="00034543" w:rsidRDefault="00D22662" w:rsidP="00D22662">
            <w:pPr>
              <w:spacing w:before="0" w:after="0"/>
              <w:rPr>
                <w:rFonts w:ascii="Times New Roman" w:eastAsia="Times New Roman" w:hAnsi="Times New Roman" w:cs="Times New Roman"/>
                <w:sz w:val="24"/>
                <w:szCs w:val="24"/>
                <w:lang w:val="en-CA" w:eastAsia="fr-CA"/>
              </w:rPr>
            </w:pPr>
            <w:proofErr w:type="spellStart"/>
            <w:proofErr w:type="gramStart"/>
            <w:r w:rsidRPr="00D22662">
              <w:rPr>
                <w:lang w:val="en-CA"/>
              </w:rPr>
              <w:t>data.frame</w:t>
            </w:r>
            <w:proofErr w:type="spellEnd"/>
            <w:proofErr w:type="gramEnd"/>
            <w:r w:rsidRPr="00D22662">
              <w:rPr>
                <w:lang w:val="en-CA"/>
              </w:rPr>
              <w:t xml:space="preserve"> </w:t>
            </w:r>
            <w:proofErr w:type="spellStart"/>
            <w:r w:rsidRPr="00D22662">
              <w:rPr>
                <w:lang w:val="en-CA"/>
              </w:rPr>
              <w:t>contenant</w:t>
            </w:r>
            <w:proofErr w:type="spellEnd"/>
            <w:r w:rsidRPr="00D22662">
              <w:rPr>
                <w:lang w:val="en-CA"/>
              </w:rPr>
              <w:t xml:space="preserve"> </w:t>
            </w:r>
            <w:proofErr w:type="spellStart"/>
            <w:r w:rsidRPr="00D22662">
              <w:rPr>
                <w:lang w:val="en-CA"/>
              </w:rPr>
              <w:lastRenderedPageBreak/>
              <w:t>no_station</w:t>
            </w:r>
            <w:proofErr w:type="spellEnd"/>
            <w:r w:rsidRPr="00D22662">
              <w:rPr>
                <w:lang w:val="en-CA"/>
              </w:rPr>
              <w:t>, CPUE, Group</w:t>
            </w:r>
          </w:p>
        </w:tc>
      </w:tr>
      <w:tr w:rsidR="00D22662" w:rsidRPr="00CC6F15" w14:paraId="46F7133D" w14:textId="77777777" w:rsidTr="00F2139A">
        <w:trPr>
          <w:tblCellSpacing w:w="15" w:type="dxa"/>
        </w:trPr>
        <w:tc>
          <w:tcPr>
            <w:tcW w:w="0" w:type="auto"/>
            <w:vAlign w:val="center"/>
          </w:tcPr>
          <w:p w14:paraId="069B44CF" w14:textId="2F52529F" w:rsidR="00D22662" w:rsidRDefault="00D22662" w:rsidP="00D22662">
            <w:pPr>
              <w:spacing w:before="0" w:after="0"/>
            </w:pPr>
            <w:proofErr w:type="spellStart"/>
            <w:proofErr w:type="gramStart"/>
            <w:r>
              <w:lastRenderedPageBreak/>
              <w:t>cpue</w:t>
            </w:r>
            <w:proofErr w:type="gramEnd"/>
            <w:r>
              <w:t>_modele_comparaison</w:t>
            </w:r>
            <w:proofErr w:type="spellEnd"/>
          </w:p>
        </w:tc>
        <w:tc>
          <w:tcPr>
            <w:tcW w:w="0" w:type="auto"/>
          </w:tcPr>
          <w:p w14:paraId="0DAB7E83" w14:textId="2D499E75" w:rsidR="00D22662" w:rsidRPr="00697F51" w:rsidRDefault="00D22662" w:rsidP="00D22662">
            <w:pPr>
              <w:spacing w:before="0" w:after="0"/>
            </w:pPr>
            <w:r w:rsidRPr="00D22662">
              <w:t>Ajuste et compare 5 modèles (Poisson, NB1, NB2, CMP, GP) pour la CPUE</w:t>
            </w:r>
            <w:r w:rsidRPr="00D22662">
              <w:tab/>
            </w:r>
            <w:r w:rsidRPr="00D22662">
              <w:tab/>
            </w:r>
          </w:p>
        </w:tc>
        <w:tc>
          <w:tcPr>
            <w:tcW w:w="0" w:type="auto"/>
          </w:tcPr>
          <w:p w14:paraId="07211BBE" w14:textId="4160E2A8" w:rsidR="00D22662" w:rsidRPr="00697F51" w:rsidRDefault="00D22662" w:rsidP="00D22662">
            <w:pPr>
              <w:spacing w:before="0" w:after="0"/>
            </w:pPr>
            <w:proofErr w:type="spellStart"/>
            <w:proofErr w:type="gramStart"/>
            <w:r w:rsidRPr="00D22662">
              <w:t>cpue</w:t>
            </w:r>
            <w:proofErr w:type="gramEnd"/>
            <w:r w:rsidRPr="00D22662">
              <w:t>_data</w:t>
            </w:r>
            <w:proofErr w:type="spellEnd"/>
            <w:r w:rsidRPr="00D22662">
              <w:t>, format = "</w:t>
            </w:r>
            <w:proofErr w:type="spellStart"/>
            <w:proofErr w:type="gramStart"/>
            <w:r w:rsidRPr="00D22662">
              <w:t>data.frame</w:t>
            </w:r>
            <w:proofErr w:type="spellEnd"/>
            <w:proofErr w:type="gramEnd"/>
            <w:r w:rsidRPr="00D22662">
              <w:t>" ou "</w:t>
            </w:r>
            <w:proofErr w:type="spellStart"/>
            <w:r w:rsidRPr="00D22662">
              <w:t>flextable</w:t>
            </w:r>
            <w:proofErr w:type="spellEnd"/>
            <w:r w:rsidRPr="00D22662">
              <w:t>"</w:t>
            </w:r>
          </w:p>
        </w:tc>
        <w:tc>
          <w:tcPr>
            <w:tcW w:w="0" w:type="auto"/>
          </w:tcPr>
          <w:p w14:paraId="1C320BB0" w14:textId="7C50BC34" w:rsidR="00D22662" w:rsidRPr="00D22662" w:rsidRDefault="00D22662" w:rsidP="00D22662">
            <w:pPr>
              <w:spacing w:before="0" w:after="0"/>
            </w:pPr>
            <w:r w:rsidRPr="00D22662">
              <w:t xml:space="preserve">Tableau comparatif des modèles : </w:t>
            </w:r>
            <w:proofErr w:type="spellStart"/>
            <w:r w:rsidRPr="00D22662">
              <w:t>AICc</w:t>
            </w:r>
            <w:proofErr w:type="spellEnd"/>
            <w:r w:rsidRPr="00D22662">
              <w:t>, IC 95%, commentaires, etc. (</w:t>
            </w:r>
            <w:proofErr w:type="spellStart"/>
            <w:proofErr w:type="gramStart"/>
            <w:r w:rsidRPr="00D22662">
              <w:t>data.frame</w:t>
            </w:r>
            <w:proofErr w:type="spellEnd"/>
            <w:proofErr w:type="gramEnd"/>
            <w:r w:rsidRPr="00D22662">
              <w:t xml:space="preserve"> ou </w:t>
            </w:r>
            <w:proofErr w:type="spellStart"/>
            <w:r w:rsidRPr="00D22662">
              <w:t>flextable</w:t>
            </w:r>
            <w:proofErr w:type="spellEnd"/>
            <w:r w:rsidRPr="00D22662">
              <w:t>)</w:t>
            </w:r>
          </w:p>
        </w:tc>
      </w:tr>
      <w:tr w:rsidR="00D22662" w:rsidRPr="00D22662" w14:paraId="1C47F256" w14:textId="77777777" w:rsidTr="00F2139A">
        <w:trPr>
          <w:tblCellSpacing w:w="15" w:type="dxa"/>
        </w:trPr>
        <w:tc>
          <w:tcPr>
            <w:tcW w:w="0" w:type="auto"/>
            <w:vAlign w:val="center"/>
          </w:tcPr>
          <w:p w14:paraId="7A65775E" w14:textId="27565169" w:rsidR="00D22662" w:rsidRDefault="00D22662" w:rsidP="00D22662">
            <w:pPr>
              <w:spacing w:before="0" w:after="0"/>
            </w:pPr>
            <w:proofErr w:type="spellStart"/>
            <w:r>
              <w:t>select_best_cpue_model</w:t>
            </w:r>
            <w:proofErr w:type="spellEnd"/>
          </w:p>
        </w:tc>
        <w:tc>
          <w:tcPr>
            <w:tcW w:w="0" w:type="auto"/>
          </w:tcPr>
          <w:p w14:paraId="21A1539A" w14:textId="6C9970E7" w:rsidR="00D22662" w:rsidRPr="00D22662" w:rsidRDefault="00D22662" w:rsidP="00D22662">
            <w:pPr>
              <w:spacing w:before="0" w:after="0"/>
            </w:pPr>
            <w:r w:rsidRPr="00D22662">
              <w:t xml:space="preserve">Sélectionne le meilleur modèle selon le plus faible </w:t>
            </w:r>
            <w:proofErr w:type="spellStart"/>
            <w:r w:rsidRPr="00D22662">
              <w:t>AICc</w:t>
            </w:r>
            <w:proofErr w:type="spellEnd"/>
            <w:r w:rsidRPr="00D22662">
              <w:tab/>
            </w:r>
          </w:p>
        </w:tc>
        <w:tc>
          <w:tcPr>
            <w:tcW w:w="0" w:type="auto"/>
          </w:tcPr>
          <w:p w14:paraId="4510F790" w14:textId="5A0519F8" w:rsidR="00D22662" w:rsidRPr="00D22662" w:rsidRDefault="00D22662" w:rsidP="00D22662">
            <w:pPr>
              <w:spacing w:before="0" w:after="0"/>
            </w:pPr>
            <w:r w:rsidRPr="00D22662">
              <w:t>Tableau des modèles (</w:t>
            </w:r>
            <w:proofErr w:type="spellStart"/>
            <w:proofErr w:type="gramStart"/>
            <w:r w:rsidRPr="00D22662">
              <w:t>data.frame</w:t>
            </w:r>
            <w:proofErr w:type="spellEnd"/>
            <w:proofErr w:type="gramEnd"/>
            <w:r w:rsidRPr="00D22662">
              <w:t xml:space="preserve"> issu de </w:t>
            </w:r>
            <w:proofErr w:type="spellStart"/>
            <w:r w:rsidRPr="00D22662">
              <w:t>cpue_modele_</w:t>
            </w:r>
            <w:proofErr w:type="gramStart"/>
            <w:r w:rsidRPr="00D22662">
              <w:t>comparaison</w:t>
            </w:r>
            <w:proofErr w:type="spellEnd"/>
            <w:r w:rsidRPr="00D22662">
              <w:t>(</w:t>
            </w:r>
            <w:proofErr w:type="gramEnd"/>
            <w:r w:rsidRPr="00D22662">
              <w:t>))</w:t>
            </w:r>
            <w:r w:rsidRPr="00D22662">
              <w:tab/>
            </w:r>
          </w:p>
        </w:tc>
        <w:tc>
          <w:tcPr>
            <w:tcW w:w="0" w:type="auto"/>
          </w:tcPr>
          <w:p w14:paraId="36F62721" w14:textId="5EF24E70" w:rsidR="00D22662" w:rsidRPr="00D22662" w:rsidRDefault="00D22662" w:rsidP="00D22662">
            <w:pPr>
              <w:spacing w:before="0" w:after="0"/>
            </w:pPr>
            <w:r w:rsidRPr="00D22662">
              <w:t>Nom du modèle retenu ("nb1", "poisson", etc.)</w:t>
            </w:r>
          </w:p>
        </w:tc>
      </w:tr>
      <w:tr w:rsidR="00D22662" w:rsidRPr="00D22662" w14:paraId="6C6A180E" w14:textId="77777777" w:rsidTr="00F2139A">
        <w:trPr>
          <w:tblCellSpacing w:w="15" w:type="dxa"/>
        </w:trPr>
        <w:tc>
          <w:tcPr>
            <w:tcW w:w="0" w:type="auto"/>
            <w:vAlign w:val="center"/>
          </w:tcPr>
          <w:p w14:paraId="1B478FAE" w14:textId="3574A393" w:rsidR="00D22662" w:rsidRDefault="00D22662" w:rsidP="00D22662">
            <w:pPr>
              <w:spacing w:before="0" w:after="0"/>
            </w:pPr>
            <w:proofErr w:type="spellStart"/>
            <w:r>
              <w:t>abondance_table</w:t>
            </w:r>
            <w:proofErr w:type="spellEnd"/>
          </w:p>
        </w:tc>
        <w:tc>
          <w:tcPr>
            <w:tcW w:w="0" w:type="auto"/>
          </w:tcPr>
          <w:p w14:paraId="235FCFDE" w14:textId="551071B0" w:rsidR="00D22662" w:rsidRPr="00D22662" w:rsidRDefault="00D22662" w:rsidP="00D22662">
            <w:pPr>
              <w:spacing w:before="0" w:after="0"/>
            </w:pPr>
            <w:r w:rsidRPr="00D22662">
              <w:t>Produit la table d’abondance par groupe biologique avec CPUE et IC 95% du meilleur modèle</w:t>
            </w:r>
          </w:p>
        </w:tc>
        <w:tc>
          <w:tcPr>
            <w:tcW w:w="0" w:type="auto"/>
          </w:tcPr>
          <w:p w14:paraId="2DB64055" w14:textId="400D5F19" w:rsidR="00D22662" w:rsidRPr="00D22662" w:rsidRDefault="00D22662" w:rsidP="00D22662">
            <w:pPr>
              <w:spacing w:before="0" w:after="0"/>
            </w:pPr>
            <w:r w:rsidRPr="00D22662">
              <w:t xml:space="preserve">data, </w:t>
            </w:r>
            <w:proofErr w:type="spellStart"/>
            <w:r w:rsidRPr="00D22662">
              <w:t>cpue_table_tous</w:t>
            </w:r>
            <w:proofErr w:type="spellEnd"/>
            <w:r w:rsidRPr="00D22662">
              <w:t xml:space="preserve">, </w:t>
            </w:r>
            <w:proofErr w:type="spellStart"/>
            <w:r w:rsidRPr="00D22662">
              <w:t>cpue_table_femelles</w:t>
            </w:r>
            <w:proofErr w:type="spellEnd"/>
            <w:r w:rsidRPr="00D22662">
              <w:t xml:space="preserve">, </w:t>
            </w:r>
            <w:proofErr w:type="spellStart"/>
            <w:r w:rsidRPr="00D22662">
              <w:t>best_model_tous</w:t>
            </w:r>
            <w:proofErr w:type="spellEnd"/>
            <w:r w:rsidRPr="00D22662">
              <w:t xml:space="preserve">, </w:t>
            </w:r>
            <w:proofErr w:type="spellStart"/>
            <w:r w:rsidRPr="00D22662">
              <w:t>best_model_femelles</w:t>
            </w:r>
            <w:proofErr w:type="spellEnd"/>
            <w:r w:rsidRPr="00D22662">
              <w:t>, format</w:t>
            </w:r>
          </w:p>
        </w:tc>
        <w:tc>
          <w:tcPr>
            <w:tcW w:w="0" w:type="auto"/>
          </w:tcPr>
          <w:p w14:paraId="43CEB7B3" w14:textId="7FA81C76" w:rsidR="00D22662" w:rsidRPr="00D22662" w:rsidRDefault="00D22662" w:rsidP="00D22662">
            <w:pPr>
              <w:spacing w:before="0" w:after="0"/>
            </w:pPr>
            <w:proofErr w:type="spellStart"/>
            <w:proofErr w:type="gramStart"/>
            <w:r w:rsidRPr="00D22662">
              <w:t>data.frame</w:t>
            </w:r>
            <w:proofErr w:type="spellEnd"/>
            <w:proofErr w:type="gramEnd"/>
            <w:r w:rsidRPr="00D22662">
              <w:t xml:space="preserve"> ou </w:t>
            </w:r>
            <w:proofErr w:type="spellStart"/>
            <w:r w:rsidRPr="00D22662">
              <w:t>flextable</w:t>
            </w:r>
            <w:proofErr w:type="spellEnd"/>
            <w:r w:rsidRPr="00D22662">
              <w:t xml:space="preserve"> avec colonnes labellisées</w:t>
            </w:r>
          </w:p>
        </w:tc>
      </w:tr>
    </w:tbl>
    <w:p w14:paraId="4DAA0108" w14:textId="77777777" w:rsidR="00A81B43" w:rsidRPr="00D22662" w:rsidRDefault="00A81B43" w:rsidP="00A81B43"/>
    <w:p w14:paraId="3566BE1F" w14:textId="77777777" w:rsidR="00324338" w:rsidRDefault="00324338" w:rsidP="00324338">
      <w:pPr>
        <w:pStyle w:val="Titre2"/>
      </w:pPr>
      <w:r>
        <w:t>BPUE – Biomasse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208"/>
        <w:gridCol w:w="2470"/>
        <w:gridCol w:w="2206"/>
      </w:tblGrid>
      <w:tr w:rsidR="009B0AE0" w:rsidRPr="009B0AE0" w14:paraId="3C2F4BD3" w14:textId="77777777" w:rsidTr="009B0AE0">
        <w:trPr>
          <w:tblHeader/>
          <w:tblCellSpacing w:w="15" w:type="dxa"/>
        </w:trPr>
        <w:tc>
          <w:tcPr>
            <w:tcW w:w="0" w:type="auto"/>
            <w:vAlign w:val="center"/>
            <w:hideMark/>
          </w:tcPr>
          <w:p w14:paraId="579E3688"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Fonctions</w:t>
            </w:r>
          </w:p>
        </w:tc>
        <w:tc>
          <w:tcPr>
            <w:tcW w:w="0" w:type="auto"/>
            <w:vAlign w:val="center"/>
            <w:hideMark/>
          </w:tcPr>
          <w:p w14:paraId="6B9EEEAC"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Rôles</w:t>
            </w:r>
          </w:p>
        </w:tc>
        <w:tc>
          <w:tcPr>
            <w:tcW w:w="0" w:type="auto"/>
            <w:vAlign w:val="center"/>
            <w:hideMark/>
          </w:tcPr>
          <w:p w14:paraId="4B373292"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Input</w:t>
            </w:r>
          </w:p>
        </w:tc>
        <w:tc>
          <w:tcPr>
            <w:tcW w:w="0" w:type="auto"/>
            <w:vAlign w:val="center"/>
            <w:hideMark/>
          </w:tcPr>
          <w:p w14:paraId="1F9BEF12"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Output</w:t>
            </w:r>
          </w:p>
        </w:tc>
      </w:tr>
      <w:tr w:rsidR="009B0AE0" w:rsidRPr="009B0AE0" w14:paraId="03EE473A" w14:textId="77777777" w:rsidTr="009B0AE0">
        <w:trPr>
          <w:tblCellSpacing w:w="15" w:type="dxa"/>
        </w:trPr>
        <w:tc>
          <w:tcPr>
            <w:tcW w:w="0" w:type="auto"/>
            <w:vAlign w:val="center"/>
            <w:hideMark/>
          </w:tcPr>
          <w:p w14:paraId="7D7C9FA9" w14:textId="77777777" w:rsidR="009B0AE0" w:rsidRPr="009B0AE0" w:rsidRDefault="009B0AE0" w:rsidP="009B0AE0">
            <w:pPr>
              <w:spacing w:before="0" w:after="0"/>
              <w:rPr>
                <w:rFonts w:ascii="Times New Roman" w:eastAsia="Times New Roman" w:hAnsi="Times New Roman" w:cs="Times New Roman"/>
                <w:sz w:val="24"/>
                <w:szCs w:val="24"/>
                <w:lang w:eastAsia="fr-CA"/>
              </w:rPr>
            </w:pPr>
            <w:proofErr w:type="spellStart"/>
            <w:r w:rsidRPr="009B0AE0">
              <w:rPr>
                <w:rFonts w:ascii="Courier New" w:eastAsia="Times New Roman" w:hAnsi="Courier New" w:cs="Courier New"/>
                <w:sz w:val="20"/>
                <w:szCs w:val="20"/>
                <w:lang w:eastAsia="fr-CA"/>
              </w:rPr>
              <w:t>biomasse_table</w:t>
            </w:r>
            <w:proofErr w:type="spellEnd"/>
          </w:p>
        </w:tc>
        <w:tc>
          <w:tcPr>
            <w:tcW w:w="0" w:type="auto"/>
            <w:vAlign w:val="center"/>
            <w:hideMark/>
          </w:tcPr>
          <w:p w14:paraId="31061792"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Times New Roman" w:eastAsia="Times New Roman" w:hAnsi="Times New Roman" w:cs="Times New Roman"/>
                <w:sz w:val="24"/>
                <w:szCs w:val="24"/>
                <w:lang w:eastAsia="fr-CA"/>
              </w:rPr>
              <w:t>Calcule la biomasse totale, la proportion (%) et la BPUE (kg/station) par groupe biologique</w:t>
            </w:r>
          </w:p>
        </w:tc>
        <w:tc>
          <w:tcPr>
            <w:tcW w:w="0" w:type="auto"/>
            <w:vAlign w:val="center"/>
            <w:hideMark/>
          </w:tcPr>
          <w:p w14:paraId="51C31B92" w14:textId="77777777" w:rsidR="009B0AE0" w:rsidRPr="009B0AE0" w:rsidRDefault="009B0AE0" w:rsidP="009B0AE0">
            <w:pPr>
              <w:spacing w:before="0" w:after="0"/>
              <w:rPr>
                <w:rFonts w:ascii="Times New Roman" w:eastAsia="Times New Roman" w:hAnsi="Times New Roman" w:cs="Times New Roman"/>
                <w:sz w:val="24"/>
                <w:szCs w:val="24"/>
                <w:lang w:eastAsia="fr-CA"/>
              </w:rPr>
            </w:pPr>
            <w:proofErr w:type="spellStart"/>
            <w:proofErr w:type="gramStart"/>
            <w:r w:rsidRPr="009B0AE0">
              <w:rPr>
                <w:rFonts w:ascii="Courier New" w:eastAsia="Times New Roman" w:hAnsi="Courier New" w:cs="Courier New"/>
                <w:sz w:val="20"/>
                <w:szCs w:val="20"/>
                <w:lang w:eastAsia="fr-CA"/>
              </w:rPr>
              <w:t>data</w:t>
            </w:r>
            <w:proofErr w:type="gramEnd"/>
            <w:r w:rsidRPr="009B0AE0">
              <w:rPr>
                <w:rFonts w:ascii="Courier New" w:eastAsia="Times New Roman" w:hAnsi="Courier New" w:cs="Courier New"/>
                <w:sz w:val="20"/>
                <w:szCs w:val="20"/>
                <w:lang w:eastAsia="fr-CA"/>
              </w:rPr>
              <w:t>_specimen</w:t>
            </w:r>
            <w:proofErr w:type="spellEnd"/>
            <w:r w:rsidRPr="009B0AE0">
              <w:rPr>
                <w:rFonts w:ascii="Times New Roman" w:eastAsia="Times New Roman" w:hAnsi="Times New Roman" w:cs="Times New Roman"/>
                <w:sz w:val="24"/>
                <w:szCs w:val="24"/>
                <w:lang w:eastAsia="fr-CA"/>
              </w:rPr>
              <w:t xml:space="preserve">, </w:t>
            </w:r>
            <w:proofErr w:type="spellStart"/>
            <w:r w:rsidRPr="009B0AE0">
              <w:rPr>
                <w:rFonts w:ascii="Courier New" w:eastAsia="Times New Roman" w:hAnsi="Courier New" w:cs="Courier New"/>
                <w:sz w:val="20"/>
                <w:szCs w:val="20"/>
                <w:lang w:eastAsia="fr-CA"/>
              </w:rPr>
              <w:t>data_station</w:t>
            </w:r>
            <w:proofErr w:type="spellEnd"/>
            <w:r w:rsidRPr="009B0AE0">
              <w:rPr>
                <w:rFonts w:ascii="Times New Roman" w:eastAsia="Times New Roman" w:hAnsi="Times New Roman" w:cs="Times New Roman"/>
                <w:sz w:val="24"/>
                <w:szCs w:val="24"/>
                <w:lang w:eastAsia="fr-CA"/>
              </w:rPr>
              <w:t xml:space="preserve">, </w:t>
            </w:r>
            <w:r w:rsidRPr="009B0AE0">
              <w:rPr>
                <w:rFonts w:ascii="Courier New" w:eastAsia="Times New Roman" w:hAnsi="Courier New" w:cs="Courier New"/>
                <w:sz w:val="20"/>
                <w:szCs w:val="20"/>
                <w:lang w:eastAsia="fr-CA"/>
              </w:rPr>
              <w:t>format = "</w:t>
            </w:r>
            <w:proofErr w:type="spellStart"/>
            <w:proofErr w:type="gramStart"/>
            <w:r w:rsidRPr="009B0AE0">
              <w:rPr>
                <w:rFonts w:ascii="Courier New" w:eastAsia="Times New Roman" w:hAnsi="Courier New" w:cs="Courier New"/>
                <w:sz w:val="20"/>
                <w:szCs w:val="20"/>
                <w:lang w:eastAsia="fr-CA"/>
              </w:rPr>
              <w:t>data.frame</w:t>
            </w:r>
            <w:proofErr w:type="spellEnd"/>
            <w:proofErr w:type="gramEnd"/>
            <w:r w:rsidRPr="009B0AE0">
              <w:rPr>
                <w:rFonts w:ascii="Courier New" w:eastAsia="Times New Roman" w:hAnsi="Courier New" w:cs="Courier New"/>
                <w:sz w:val="20"/>
                <w:szCs w:val="20"/>
                <w:lang w:eastAsia="fr-CA"/>
              </w:rPr>
              <w:t>"</w:t>
            </w:r>
            <w:r w:rsidRPr="009B0AE0">
              <w:rPr>
                <w:rFonts w:ascii="Times New Roman" w:eastAsia="Times New Roman" w:hAnsi="Times New Roman" w:cs="Times New Roman"/>
                <w:sz w:val="24"/>
                <w:szCs w:val="24"/>
                <w:lang w:eastAsia="fr-CA"/>
              </w:rPr>
              <w:t xml:space="preserve"> ou </w:t>
            </w:r>
            <w:r w:rsidRPr="009B0AE0">
              <w:rPr>
                <w:rFonts w:ascii="Courier New" w:eastAsia="Times New Roman" w:hAnsi="Courier New" w:cs="Courier New"/>
                <w:sz w:val="20"/>
                <w:szCs w:val="20"/>
                <w:lang w:eastAsia="fr-CA"/>
              </w:rPr>
              <w:t>"</w:t>
            </w:r>
            <w:proofErr w:type="spellStart"/>
            <w:r w:rsidRPr="009B0AE0">
              <w:rPr>
                <w:rFonts w:ascii="Courier New" w:eastAsia="Times New Roman" w:hAnsi="Courier New" w:cs="Courier New"/>
                <w:sz w:val="20"/>
                <w:szCs w:val="20"/>
                <w:lang w:eastAsia="fr-CA"/>
              </w:rPr>
              <w:t>flextable</w:t>
            </w:r>
            <w:proofErr w:type="spellEnd"/>
            <w:r w:rsidRPr="009B0AE0">
              <w:rPr>
                <w:rFonts w:ascii="Courier New" w:eastAsia="Times New Roman" w:hAnsi="Courier New" w:cs="Courier New"/>
                <w:sz w:val="20"/>
                <w:szCs w:val="20"/>
                <w:lang w:eastAsia="fr-CA"/>
              </w:rPr>
              <w:t>"</w:t>
            </w:r>
          </w:p>
        </w:tc>
        <w:tc>
          <w:tcPr>
            <w:tcW w:w="0" w:type="auto"/>
            <w:vAlign w:val="center"/>
            <w:hideMark/>
          </w:tcPr>
          <w:p w14:paraId="4505A095"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Times New Roman" w:eastAsia="Times New Roman" w:hAnsi="Times New Roman" w:cs="Times New Roman"/>
                <w:sz w:val="24"/>
                <w:szCs w:val="24"/>
                <w:lang w:eastAsia="fr-CA"/>
              </w:rPr>
              <w:t>Tableau par groupe : biomasse totale, proportion, BPUE, IC 95% (</w:t>
            </w:r>
            <w:proofErr w:type="spellStart"/>
            <w:proofErr w:type="gramStart"/>
            <w:r w:rsidRPr="009B0AE0">
              <w:rPr>
                <w:rFonts w:ascii="Times New Roman" w:eastAsia="Times New Roman" w:hAnsi="Times New Roman" w:cs="Times New Roman"/>
                <w:sz w:val="24"/>
                <w:szCs w:val="24"/>
                <w:lang w:eastAsia="fr-CA"/>
              </w:rPr>
              <w:t>data.frame</w:t>
            </w:r>
            <w:proofErr w:type="spellEnd"/>
            <w:proofErr w:type="gramEnd"/>
            <w:r w:rsidRPr="009B0AE0">
              <w:rPr>
                <w:rFonts w:ascii="Times New Roman" w:eastAsia="Times New Roman" w:hAnsi="Times New Roman" w:cs="Times New Roman"/>
                <w:sz w:val="24"/>
                <w:szCs w:val="24"/>
                <w:lang w:eastAsia="fr-CA"/>
              </w:rPr>
              <w:t xml:space="preserve"> ou </w:t>
            </w:r>
            <w:proofErr w:type="spellStart"/>
            <w:r w:rsidRPr="009B0AE0">
              <w:rPr>
                <w:rFonts w:ascii="Times New Roman" w:eastAsia="Times New Roman" w:hAnsi="Times New Roman" w:cs="Times New Roman"/>
                <w:sz w:val="24"/>
                <w:szCs w:val="24"/>
                <w:lang w:eastAsia="fr-CA"/>
              </w:rPr>
              <w:t>flextable</w:t>
            </w:r>
            <w:proofErr w:type="spellEnd"/>
            <w:r w:rsidRPr="009B0AE0">
              <w:rPr>
                <w:rFonts w:ascii="Times New Roman" w:eastAsia="Times New Roman" w:hAnsi="Times New Roman" w:cs="Times New Roman"/>
                <w:sz w:val="24"/>
                <w:szCs w:val="24"/>
                <w:lang w:eastAsia="fr-CA"/>
              </w:rPr>
              <w:t>)</w:t>
            </w:r>
          </w:p>
        </w:tc>
      </w:tr>
    </w:tbl>
    <w:p w14:paraId="32F75B97" w14:textId="77777777" w:rsidR="00FF69FA" w:rsidRDefault="00FF69FA" w:rsidP="00996036"/>
    <w:p w14:paraId="76ED0DAD" w14:textId="77777777" w:rsidR="00CB5C46" w:rsidRDefault="00CB5C46" w:rsidP="00CB5C46">
      <w:pPr>
        <w:pStyle w:val="Titre2"/>
      </w:pPr>
      <w:r>
        <w:t>Taille, masse, âge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327"/>
        <w:gridCol w:w="2093"/>
        <w:gridCol w:w="2224"/>
      </w:tblGrid>
      <w:tr w:rsidR="00E322A4" w:rsidRPr="00034543" w14:paraId="31278ADF" w14:textId="77777777" w:rsidTr="00463FFF">
        <w:trPr>
          <w:tblHeader/>
          <w:tblCellSpacing w:w="15" w:type="dxa"/>
        </w:trPr>
        <w:tc>
          <w:tcPr>
            <w:tcW w:w="0" w:type="auto"/>
            <w:vAlign w:val="center"/>
            <w:hideMark/>
          </w:tcPr>
          <w:p w14:paraId="18B5883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0737B51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7F2B3102"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37040B05"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E322A4" w:rsidRPr="00034543" w14:paraId="53CF91C0" w14:textId="77777777" w:rsidTr="00463FFF">
        <w:trPr>
          <w:tblCellSpacing w:w="15" w:type="dxa"/>
        </w:trPr>
        <w:tc>
          <w:tcPr>
            <w:tcW w:w="0" w:type="auto"/>
            <w:vAlign w:val="center"/>
            <w:hideMark/>
          </w:tcPr>
          <w:p w14:paraId="55074E80" w14:textId="77DAE6A6" w:rsidR="00E322A4" w:rsidRPr="00034543" w:rsidRDefault="00E322A4" w:rsidP="00E322A4">
            <w:pPr>
              <w:spacing w:before="0" w:after="0"/>
              <w:rPr>
                <w:rFonts w:ascii="Times New Roman" w:eastAsia="Times New Roman" w:hAnsi="Times New Roman" w:cs="Times New Roman"/>
                <w:sz w:val="24"/>
                <w:szCs w:val="24"/>
                <w:lang w:val="en-CA" w:eastAsia="fr-CA"/>
              </w:rPr>
            </w:pPr>
            <w:proofErr w:type="spellStart"/>
            <w:r w:rsidRPr="003D6027">
              <w:rPr>
                <w:rFonts w:ascii="Courier New" w:eastAsia="Times New Roman" w:hAnsi="Courier New" w:cs="Courier New"/>
                <w:sz w:val="20"/>
                <w:szCs w:val="20"/>
                <w:lang w:val="en-CA" w:eastAsia="fr-CA"/>
              </w:rPr>
              <w:t>taille_masse_age</w:t>
            </w:r>
            <w:proofErr w:type="spellEnd"/>
          </w:p>
        </w:tc>
        <w:tc>
          <w:tcPr>
            <w:tcW w:w="0" w:type="auto"/>
            <w:vAlign w:val="center"/>
            <w:hideMark/>
          </w:tcPr>
          <w:p w14:paraId="145B54E7" w14:textId="78D068E2" w:rsidR="00E322A4" w:rsidRPr="00034543" w:rsidRDefault="00E322A4" w:rsidP="00E322A4">
            <w:pPr>
              <w:spacing w:before="0" w:after="0"/>
              <w:rPr>
                <w:rFonts w:ascii="Times New Roman" w:eastAsia="Times New Roman" w:hAnsi="Times New Roman" w:cs="Times New Roman"/>
                <w:sz w:val="24"/>
                <w:szCs w:val="24"/>
                <w:lang w:eastAsia="fr-CA"/>
              </w:rPr>
            </w:pPr>
            <w:r w:rsidRPr="00E322A4">
              <w:rPr>
                <w:rFonts w:ascii="Times New Roman" w:eastAsia="Times New Roman" w:hAnsi="Times New Roman" w:cs="Times New Roman"/>
                <w:sz w:val="24"/>
                <w:szCs w:val="24"/>
                <w:lang w:eastAsia="fr-CA"/>
              </w:rPr>
              <w:t xml:space="preserve">Calcule des statistiques descriptives (N, moyenne, écart-type, </w:t>
            </w:r>
            <w:r w:rsidRPr="00E322A4">
              <w:rPr>
                <w:rFonts w:ascii="Times New Roman" w:eastAsia="Times New Roman" w:hAnsi="Times New Roman" w:cs="Times New Roman"/>
                <w:sz w:val="24"/>
                <w:szCs w:val="24"/>
                <w:lang w:eastAsia="fr-CA"/>
              </w:rPr>
              <w:lastRenderedPageBreak/>
              <w:t>min, max) pour la taille, la masse et l'âge des spécimens, regroupées par sexe et statut reproducteur</w:t>
            </w:r>
          </w:p>
        </w:tc>
        <w:tc>
          <w:tcPr>
            <w:tcW w:w="0" w:type="auto"/>
            <w:vAlign w:val="center"/>
            <w:hideMark/>
          </w:tcPr>
          <w:p w14:paraId="0ED4D193" w14:textId="27475123" w:rsidR="00E322A4" w:rsidRPr="00034543" w:rsidRDefault="00E322A4" w:rsidP="00E322A4">
            <w:pPr>
              <w:spacing w:before="0" w:after="0"/>
              <w:rPr>
                <w:rFonts w:ascii="Times New Roman" w:eastAsia="Times New Roman" w:hAnsi="Times New Roman" w:cs="Times New Roman"/>
                <w:sz w:val="24"/>
                <w:szCs w:val="24"/>
                <w:lang w:eastAsia="fr-CA"/>
              </w:rPr>
            </w:pPr>
            <w:proofErr w:type="gramStart"/>
            <w:r w:rsidRPr="00E322A4">
              <w:rPr>
                <w:rFonts w:ascii="Courier New" w:eastAsia="Times New Roman" w:hAnsi="Courier New" w:cs="Courier New"/>
                <w:sz w:val="20"/>
                <w:szCs w:val="20"/>
                <w:lang w:eastAsia="fr-CA"/>
              </w:rPr>
              <w:lastRenderedPageBreak/>
              <w:t>data</w:t>
            </w:r>
            <w:proofErr w:type="gramEnd"/>
            <w:r w:rsidRPr="00E322A4">
              <w:rPr>
                <w:rFonts w:ascii="Times New Roman" w:eastAsia="Times New Roman" w:hAnsi="Times New Roman" w:cs="Times New Roman"/>
                <w:sz w:val="24"/>
                <w:szCs w:val="24"/>
                <w:lang w:eastAsia="fr-CA"/>
              </w:rPr>
              <w:t xml:space="preserve"> : </w:t>
            </w:r>
            <w:proofErr w:type="spellStart"/>
            <w:r>
              <w:rPr>
                <w:rFonts w:ascii="Courier New" w:eastAsia="Times New Roman" w:hAnsi="Courier New" w:cs="Courier New"/>
                <w:sz w:val="20"/>
                <w:szCs w:val="20"/>
                <w:lang w:eastAsia="fr-CA"/>
              </w:rPr>
              <w:t>specimen_valid</w:t>
            </w:r>
            <w:proofErr w:type="spellEnd"/>
            <w:r>
              <w:rPr>
                <w:rFonts w:ascii="Courier New" w:eastAsia="Times New Roman" w:hAnsi="Courier New" w:cs="Courier New"/>
                <w:sz w:val="20"/>
                <w:szCs w:val="20"/>
                <w:lang w:eastAsia="fr-CA"/>
              </w:rPr>
              <w:t xml:space="preserve"> </w:t>
            </w:r>
            <w:r w:rsidRPr="00E322A4">
              <w:rPr>
                <w:rFonts w:ascii="Courier New" w:eastAsia="Times New Roman" w:hAnsi="Courier New" w:cs="Courier New"/>
                <w:sz w:val="20"/>
                <w:szCs w:val="20"/>
                <w:lang w:eastAsia="fr-CA"/>
              </w:rPr>
              <w:t>format</w:t>
            </w:r>
            <w:r w:rsidRPr="00E322A4">
              <w:rPr>
                <w:rFonts w:ascii="Times New Roman" w:eastAsia="Times New Roman" w:hAnsi="Times New Roman" w:cs="Times New Roman"/>
                <w:sz w:val="24"/>
                <w:szCs w:val="24"/>
                <w:lang w:eastAsia="fr-CA"/>
              </w:rPr>
              <w:t xml:space="preserve"> : </w:t>
            </w:r>
            <w:r w:rsidRPr="00E322A4">
              <w:rPr>
                <w:rFonts w:ascii="Courier New" w:eastAsia="Times New Roman" w:hAnsi="Courier New" w:cs="Courier New"/>
                <w:sz w:val="20"/>
                <w:szCs w:val="20"/>
                <w:lang w:eastAsia="fr-CA"/>
              </w:rPr>
              <w:lastRenderedPageBreak/>
              <w:t>"</w:t>
            </w:r>
            <w:proofErr w:type="spellStart"/>
            <w:proofErr w:type="gramStart"/>
            <w:r w:rsidRPr="00E322A4">
              <w:rPr>
                <w:rFonts w:ascii="Courier New" w:eastAsia="Times New Roman" w:hAnsi="Courier New" w:cs="Courier New"/>
                <w:sz w:val="20"/>
                <w:szCs w:val="20"/>
                <w:lang w:eastAsia="fr-CA"/>
              </w:rPr>
              <w:t>data.frame</w:t>
            </w:r>
            <w:proofErr w:type="spellEnd"/>
            <w:proofErr w:type="gramEnd"/>
            <w:r w:rsidRPr="00E322A4">
              <w:rPr>
                <w:rFonts w:ascii="Courier New" w:eastAsia="Times New Roman" w:hAnsi="Courier New" w:cs="Courier New"/>
                <w:sz w:val="20"/>
                <w:szCs w:val="20"/>
                <w:lang w:eastAsia="fr-CA"/>
              </w:rPr>
              <w:t>"</w:t>
            </w:r>
            <w:r w:rsidRPr="00E322A4">
              <w:rPr>
                <w:rFonts w:ascii="Times New Roman" w:eastAsia="Times New Roman" w:hAnsi="Times New Roman" w:cs="Times New Roman"/>
                <w:sz w:val="24"/>
                <w:szCs w:val="24"/>
                <w:lang w:eastAsia="fr-CA"/>
              </w:rPr>
              <w:t xml:space="preserve"> ou </w:t>
            </w:r>
            <w:r w:rsidRPr="00E322A4">
              <w:rPr>
                <w:rFonts w:ascii="Courier New" w:eastAsia="Times New Roman" w:hAnsi="Courier New" w:cs="Courier New"/>
                <w:sz w:val="20"/>
                <w:szCs w:val="20"/>
                <w:lang w:eastAsia="fr-CA"/>
              </w:rPr>
              <w:t>"</w:t>
            </w:r>
            <w:proofErr w:type="spellStart"/>
            <w:r w:rsidRPr="00E322A4">
              <w:rPr>
                <w:rFonts w:ascii="Courier New" w:eastAsia="Times New Roman" w:hAnsi="Courier New" w:cs="Courier New"/>
                <w:sz w:val="20"/>
                <w:szCs w:val="20"/>
                <w:lang w:eastAsia="fr-CA"/>
              </w:rPr>
              <w:t>flextable</w:t>
            </w:r>
            <w:proofErr w:type="spellEnd"/>
            <w:r w:rsidRPr="00E322A4">
              <w:rPr>
                <w:rFonts w:ascii="Courier New" w:eastAsia="Times New Roman" w:hAnsi="Courier New" w:cs="Courier New"/>
                <w:sz w:val="20"/>
                <w:szCs w:val="20"/>
                <w:lang w:eastAsia="fr-CA"/>
              </w:rPr>
              <w:t>"</w:t>
            </w:r>
          </w:p>
        </w:tc>
        <w:tc>
          <w:tcPr>
            <w:tcW w:w="0" w:type="auto"/>
            <w:vAlign w:val="center"/>
            <w:hideMark/>
          </w:tcPr>
          <w:p w14:paraId="1578BBF6" w14:textId="1071EBB4" w:rsidR="00E322A4" w:rsidRPr="00034543" w:rsidRDefault="00E322A4" w:rsidP="00E322A4">
            <w:pPr>
              <w:spacing w:before="0" w:after="0"/>
              <w:rPr>
                <w:rFonts w:ascii="Times New Roman" w:eastAsia="Times New Roman" w:hAnsi="Times New Roman" w:cs="Times New Roman"/>
                <w:sz w:val="24"/>
                <w:szCs w:val="24"/>
                <w:lang w:eastAsia="fr-CA"/>
              </w:rPr>
            </w:pPr>
            <w:r w:rsidRPr="00E322A4">
              <w:rPr>
                <w:rFonts w:ascii="Times New Roman" w:eastAsia="Times New Roman" w:hAnsi="Times New Roman" w:cs="Times New Roman"/>
                <w:sz w:val="24"/>
                <w:szCs w:val="24"/>
                <w:lang w:eastAsia="fr-CA"/>
              </w:rPr>
              <w:lastRenderedPageBreak/>
              <w:t xml:space="preserve">Tableau descriptif des caractéristiques morphologiques, au </w:t>
            </w:r>
            <w:r w:rsidRPr="00E322A4">
              <w:rPr>
                <w:rFonts w:ascii="Times New Roman" w:eastAsia="Times New Roman" w:hAnsi="Times New Roman" w:cs="Times New Roman"/>
                <w:sz w:val="24"/>
                <w:szCs w:val="24"/>
                <w:lang w:eastAsia="fr-CA"/>
              </w:rPr>
              <w:lastRenderedPageBreak/>
              <w:t xml:space="preserve">format </w:t>
            </w:r>
            <w:proofErr w:type="spellStart"/>
            <w:proofErr w:type="gramStart"/>
            <w:r>
              <w:rPr>
                <w:rFonts w:ascii="Times New Roman" w:eastAsia="Times New Roman" w:hAnsi="Times New Roman" w:cs="Times New Roman"/>
                <w:sz w:val="24"/>
                <w:szCs w:val="24"/>
                <w:lang w:eastAsia="fr-CA"/>
              </w:rPr>
              <w:t>data.frame</w:t>
            </w:r>
            <w:proofErr w:type="spellEnd"/>
            <w:proofErr w:type="gramEnd"/>
            <w:r w:rsidRPr="00E322A4">
              <w:rPr>
                <w:rFonts w:ascii="Times New Roman" w:eastAsia="Times New Roman" w:hAnsi="Times New Roman" w:cs="Times New Roman"/>
                <w:sz w:val="24"/>
                <w:szCs w:val="24"/>
                <w:lang w:eastAsia="fr-CA"/>
              </w:rPr>
              <w:t xml:space="preserve"> ou </w:t>
            </w:r>
            <w:proofErr w:type="spellStart"/>
            <w:r w:rsidRPr="00E322A4">
              <w:rPr>
                <w:rFonts w:ascii="Courier New" w:eastAsia="Times New Roman" w:hAnsi="Courier New" w:cs="Courier New"/>
                <w:sz w:val="20"/>
                <w:szCs w:val="20"/>
                <w:lang w:eastAsia="fr-CA"/>
              </w:rPr>
              <w:t>flextable</w:t>
            </w:r>
            <w:proofErr w:type="spellEnd"/>
          </w:p>
        </w:tc>
      </w:tr>
    </w:tbl>
    <w:p w14:paraId="038D32C4" w14:textId="77777777" w:rsidR="00DD2A80" w:rsidRPr="005E03BD" w:rsidRDefault="00DD2A80" w:rsidP="00DD2A80"/>
    <w:p w14:paraId="32B23FA8" w14:textId="77777777" w:rsidR="00153AEF" w:rsidRDefault="00153AEF" w:rsidP="007D1ADE">
      <w:pPr>
        <w:pStyle w:val="Titre2"/>
      </w:pPr>
      <w:r>
        <w:t>Structure de taille</w:t>
      </w:r>
    </w:p>
    <w:p w14:paraId="7B40CEAB" w14:textId="77777777" w:rsidR="00153AEF" w:rsidRDefault="00153AEF" w:rsidP="00153AEF">
      <w:pPr>
        <w:pStyle w:val="Titre2"/>
      </w:pPr>
      <w:r>
        <w:t>Structure d’âge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581"/>
        <w:gridCol w:w="1912"/>
        <w:gridCol w:w="1911"/>
      </w:tblGrid>
      <w:tr w:rsidR="00187505" w:rsidRPr="00187505" w14:paraId="1FD5B1CB" w14:textId="77777777" w:rsidTr="00187505">
        <w:trPr>
          <w:tblHeader/>
          <w:tblCellSpacing w:w="15" w:type="dxa"/>
        </w:trPr>
        <w:tc>
          <w:tcPr>
            <w:tcW w:w="0" w:type="auto"/>
            <w:vAlign w:val="center"/>
            <w:hideMark/>
          </w:tcPr>
          <w:p w14:paraId="1DF2121F"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Fonction</w:t>
            </w:r>
          </w:p>
        </w:tc>
        <w:tc>
          <w:tcPr>
            <w:tcW w:w="0" w:type="auto"/>
            <w:vAlign w:val="center"/>
            <w:hideMark/>
          </w:tcPr>
          <w:p w14:paraId="6AAE007B"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Rôle</w:t>
            </w:r>
          </w:p>
        </w:tc>
        <w:tc>
          <w:tcPr>
            <w:tcW w:w="0" w:type="auto"/>
            <w:vAlign w:val="center"/>
            <w:hideMark/>
          </w:tcPr>
          <w:p w14:paraId="30556AFE"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Input</w:t>
            </w:r>
          </w:p>
        </w:tc>
        <w:tc>
          <w:tcPr>
            <w:tcW w:w="0" w:type="auto"/>
            <w:vAlign w:val="center"/>
            <w:hideMark/>
          </w:tcPr>
          <w:p w14:paraId="57F652DC"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Output</w:t>
            </w:r>
          </w:p>
        </w:tc>
      </w:tr>
      <w:tr w:rsidR="00187505" w:rsidRPr="00187505" w14:paraId="3B7B3307" w14:textId="77777777" w:rsidTr="00187505">
        <w:trPr>
          <w:tblCellSpacing w:w="15" w:type="dxa"/>
        </w:trPr>
        <w:tc>
          <w:tcPr>
            <w:tcW w:w="0" w:type="auto"/>
            <w:vAlign w:val="center"/>
            <w:hideMark/>
          </w:tcPr>
          <w:p w14:paraId="6412737D" w14:textId="77777777" w:rsidR="00187505" w:rsidRPr="00187505" w:rsidRDefault="00187505" w:rsidP="00187505">
            <w:pPr>
              <w:spacing w:before="0" w:after="0"/>
              <w:rPr>
                <w:rFonts w:ascii="Times New Roman" w:eastAsia="Times New Roman" w:hAnsi="Times New Roman" w:cs="Times New Roman"/>
                <w:sz w:val="24"/>
                <w:szCs w:val="24"/>
                <w:lang w:eastAsia="fr-CA"/>
              </w:rPr>
            </w:pPr>
            <w:proofErr w:type="spellStart"/>
            <w:proofErr w:type="gramStart"/>
            <w:r w:rsidRPr="00187505">
              <w:rPr>
                <w:rFonts w:ascii="Courier New" w:eastAsia="Times New Roman" w:hAnsi="Courier New" w:cs="Courier New"/>
                <w:sz w:val="20"/>
                <w:szCs w:val="20"/>
                <w:lang w:eastAsia="fr-CA"/>
              </w:rPr>
              <w:t>structure</w:t>
            </w:r>
            <w:proofErr w:type="gramEnd"/>
            <w:r w:rsidRPr="00187505">
              <w:rPr>
                <w:rFonts w:ascii="Courier New" w:eastAsia="Times New Roman" w:hAnsi="Courier New" w:cs="Courier New"/>
                <w:sz w:val="20"/>
                <w:szCs w:val="20"/>
                <w:lang w:eastAsia="fr-CA"/>
              </w:rPr>
              <w:t>_</w:t>
            </w:r>
            <w:proofErr w:type="gramStart"/>
            <w:r w:rsidRPr="00187505">
              <w:rPr>
                <w:rFonts w:ascii="Courier New" w:eastAsia="Times New Roman" w:hAnsi="Courier New" w:cs="Courier New"/>
                <w:sz w:val="20"/>
                <w:szCs w:val="20"/>
                <w:lang w:eastAsia="fr-CA"/>
              </w:rPr>
              <w:t>taille</w:t>
            </w:r>
            <w:proofErr w:type="spellEnd"/>
            <w:r w:rsidRPr="00187505">
              <w:rPr>
                <w:rFonts w:ascii="Courier New" w:eastAsia="Times New Roman" w:hAnsi="Courier New" w:cs="Courier New"/>
                <w:sz w:val="20"/>
                <w:szCs w:val="20"/>
                <w:lang w:eastAsia="fr-CA"/>
              </w:rPr>
              <w:t>(</w:t>
            </w:r>
            <w:proofErr w:type="gramEnd"/>
            <w:r w:rsidRPr="00187505">
              <w:rPr>
                <w:rFonts w:ascii="Courier New" w:eastAsia="Times New Roman" w:hAnsi="Courier New" w:cs="Courier New"/>
                <w:sz w:val="20"/>
                <w:szCs w:val="20"/>
                <w:lang w:eastAsia="fr-CA"/>
              </w:rPr>
              <w:t>)</w:t>
            </w:r>
          </w:p>
        </w:tc>
        <w:tc>
          <w:tcPr>
            <w:tcW w:w="0" w:type="auto"/>
            <w:vAlign w:val="center"/>
            <w:hideMark/>
          </w:tcPr>
          <w:p w14:paraId="32E56BD6"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Génère un </w:t>
            </w:r>
            <w:r w:rsidRPr="00187505">
              <w:rPr>
                <w:rFonts w:ascii="Times New Roman" w:eastAsia="Times New Roman" w:hAnsi="Times New Roman" w:cs="Times New Roman"/>
                <w:b/>
                <w:bCs/>
                <w:sz w:val="24"/>
                <w:szCs w:val="24"/>
                <w:lang w:eastAsia="fr-CA"/>
              </w:rPr>
              <w:t>histogramme</w:t>
            </w:r>
            <w:r w:rsidRPr="00187505">
              <w:rPr>
                <w:rFonts w:ascii="Times New Roman" w:eastAsia="Times New Roman" w:hAnsi="Times New Roman" w:cs="Times New Roman"/>
                <w:sz w:val="24"/>
                <w:szCs w:val="24"/>
                <w:lang w:eastAsia="fr-CA"/>
              </w:rPr>
              <w:t xml:space="preserve"> ou un </w:t>
            </w:r>
            <w:r w:rsidRPr="00187505">
              <w:rPr>
                <w:rFonts w:ascii="Times New Roman" w:eastAsia="Times New Roman" w:hAnsi="Times New Roman" w:cs="Times New Roman"/>
                <w:b/>
                <w:bCs/>
                <w:sz w:val="24"/>
                <w:szCs w:val="24"/>
                <w:lang w:eastAsia="fr-CA"/>
              </w:rPr>
              <w:t>tableau</w:t>
            </w:r>
            <w:r w:rsidRPr="00187505">
              <w:rPr>
                <w:rFonts w:ascii="Times New Roman" w:eastAsia="Times New Roman" w:hAnsi="Times New Roman" w:cs="Times New Roman"/>
                <w:sz w:val="24"/>
                <w:szCs w:val="24"/>
                <w:lang w:eastAsia="fr-CA"/>
              </w:rPr>
              <w:t xml:space="preserve"> de la </w:t>
            </w:r>
            <w:r w:rsidRPr="00187505">
              <w:rPr>
                <w:rFonts w:ascii="Times New Roman" w:eastAsia="Times New Roman" w:hAnsi="Times New Roman" w:cs="Times New Roman"/>
                <w:b/>
                <w:bCs/>
                <w:sz w:val="24"/>
                <w:szCs w:val="24"/>
                <w:lang w:eastAsia="fr-CA"/>
              </w:rPr>
              <w:t>longueur totale maximale</w:t>
            </w:r>
            <w:r w:rsidRPr="00187505">
              <w:rPr>
                <w:rFonts w:ascii="Times New Roman" w:eastAsia="Times New Roman" w:hAnsi="Times New Roman" w:cs="Times New Roman"/>
                <w:sz w:val="24"/>
                <w:szCs w:val="24"/>
                <w:lang w:eastAsia="fr-CA"/>
              </w:rPr>
              <w:t xml:space="preserve"> (</w:t>
            </w:r>
            <w:proofErr w:type="spellStart"/>
            <w:r w:rsidRPr="00187505">
              <w:rPr>
                <w:rFonts w:ascii="Courier New" w:eastAsia="Times New Roman" w:hAnsi="Courier New" w:cs="Courier New"/>
                <w:sz w:val="20"/>
                <w:szCs w:val="20"/>
                <w:lang w:eastAsia="fr-CA"/>
              </w:rPr>
              <w:t>ltm</w:t>
            </w:r>
            <w:proofErr w:type="spellEnd"/>
            <w:r w:rsidRPr="00187505">
              <w:rPr>
                <w:rFonts w:ascii="Times New Roman" w:eastAsia="Times New Roman" w:hAnsi="Times New Roman" w:cs="Times New Roman"/>
                <w:sz w:val="24"/>
                <w:szCs w:val="24"/>
                <w:lang w:eastAsia="fr-CA"/>
              </w:rPr>
              <w:t>) pour une espèce donnée, avec regroupement optionnel (sexe, marquage, maturité)</w:t>
            </w:r>
          </w:p>
        </w:tc>
        <w:tc>
          <w:tcPr>
            <w:tcW w:w="0" w:type="auto"/>
            <w:vAlign w:val="center"/>
            <w:hideMark/>
          </w:tcPr>
          <w:p w14:paraId="2666BA06"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w:t>
            </w:r>
            <w:r w:rsidRPr="00187505">
              <w:rPr>
                <w:rFonts w:ascii="Times New Roman" w:eastAsia="Times New Roman" w:hAnsi="Times New Roman" w:cs="Times New Roman"/>
                <w:sz w:val="24"/>
                <w:szCs w:val="24"/>
                <w:lang w:eastAsia="fr-CA"/>
              </w:rPr>
              <w:t xml:space="preserve"> : données </w:t>
            </w:r>
            <w:proofErr w:type="spellStart"/>
            <w:r w:rsidRPr="00187505">
              <w:rPr>
                <w:rFonts w:ascii="Courier New" w:eastAsia="Times New Roman" w:hAnsi="Courier New" w:cs="Courier New"/>
                <w:sz w:val="20"/>
                <w:szCs w:val="20"/>
                <w:lang w:eastAsia="fr-CA"/>
              </w:rPr>
              <w:t>specimen</w:t>
            </w:r>
            <w:proofErr w:type="spellEnd"/>
            <w:r w:rsidRPr="00187505">
              <w:rPr>
                <w:rFonts w:ascii="Times New Roman" w:eastAsia="Times New Roman" w:hAnsi="Times New Roman" w:cs="Times New Roman"/>
                <w:sz w:val="24"/>
                <w:szCs w:val="24"/>
                <w:lang w:eastAsia="fr-CA"/>
              </w:rPr>
              <w:t xml:space="preserve"> (1 seule espèce)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groupement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"tous"</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"sexe"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maturite</w:t>
            </w:r>
            <w:proofErr w:type="spell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"marquage"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format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"plot"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flextable</w:t>
            </w:r>
            <w:proofErr w:type="spellEnd"/>
            <w:r w:rsidRPr="00187505">
              <w:rPr>
                <w:rFonts w:ascii="Courier New" w:eastAsia="Times New Roman" w:hAnsi="Courier New" w:cs="Courier New"/>
                <w:sz w:val="20"/>
                <w:szCs w:val="20"/>
                <w:lang w:eastAsia="fr-CA"/>
              </w:rPr>
              <w:t>"</w:t>
            </w:r>
          </w:p>
        </w:tc>
        <w:tc>
          <w:tcPr>
            <w:tcW w:w="0" w:type="auto"/>
            <w:vAlign w:val="center"/>
            <w:hideMark/>
          </w:tcPr>
          <w:p w14:paraId="4DFB4462"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Un graphique (</w:t>
            </w:r>
            <w:proofErr w:type="spellStart"/>
            <w:r w:rsidRPr="00187505">
              <w:rPr>
                <w:rFonts w:ascii="Courier New" w:eastAsia="Times New Roman" w:hAnsi="Courier New" w:cs="Courier New"/>
                <w:sz w:val="20"/>
                <w:szCs w:val="20"/>
                <w:lang w:eastAsia="fr-CA"/>
              </w:rPr>
              <w:t>ggplot</w:t>
            </w:r>
            <w:proofErr w:type="spellEnd"/>
            <w:r w:rsidRPr="00187505">
              <w:rPr>
                <w:rFonts w:ascii="Times New Roman" w:eastAsia="Times New Roman" w:hAnsi="Times New Roman" w:cs="Times New Roman"/>
                <w:sz w:val="24"/>
                <w:szCs w:val="24"/>
                <w:lang w:eastAsia="fr-CA"/>
              </w:rPr>
              <w:t>) ou un tableau (</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Times New Roman" w:eastAsia="Times New Roman" w:hAnsi="Times New Roman" w:cs="Times New Roman"/>
                <w:sz w:val="24"/>
                <w:szCs w:val="24"/>
                <w:lang w:eastAsia="fr-CA"/>
              </w:rPr>
              <w:t xml:space="preserve"> ou </w:t>
            </w:r>
            <w:proofErr w:type="spellStart"/>
            <w:r w:rsidRPr="00187505">
              <w:rPr>
                <w:rFonts w:ascii="Courier New" w:eastAsia="Times New Roman" w:hAnsi="Courier New" w:cs="Courier New"/>
                <w:sz w:val="20"/>
                <w:szCs w:val="20"/>
                <w:lang w:eastAsia="fr-CA"/>
              </w:rPr>
              <w:t>flextable</w:t>
            </w:r>
            <w:proofErr w:type="spellEnd"/>
            <w:r w:rsidRPr="00187505">
              <w:rPr>
                <w:rFonts w:ascii="Times New Roman" w:eastAsia="Times New Roman" w:hAnsi="Times New Roman" w:cs="Times New Roman"/>
                <w:sz w:val="24"/>
                <w:szCs w:val="24"/>
                <w:lang w:eastAsia="fr-CA"/>
              </w:rPr>
              <w:t>) selon le format</w:t>
            </w:r>
          </w:p>
        </w:tc>
      </w:tr>
      <w:tr w:rsidR="00187505" w:rsidRPr="00187505" w14:paraId="160265CC" w14:textId="77777777" w:rsidTr="00187505">
        <w:trPr>
          <w:tblCellSpacing w:w="15" w:type="dxa"/>
        </w:trPr>
        <w:tc>
          <w:tcPr>
            <w:tcW w:w="0" w:type="auto"/>
            <w:vAlign w:val="center"/>
            <w:hideMark/>
          </w:tcPr>
          <w:p w14:paraId="00615BB4" w14:textId="77777777" w:rsidR="00187505" w:rsidRPr="00187505" w:rsidRDefault="00187505" w:rsidP="00187505">
            <w:pPr>
              <w:spacing w:before="0" w:after="0"/>
              <w:rPr>
                <w:rFonts w:ascii="Times New Roman" w:eastAsia="Times New Roman" w:hAnsi="Times New Roman" w:cs="Times New Roman"/>
                <w:sz w:val="24"/>
                <w:szCs w:val="24"/>
                <w:lang w:eastAsia="fr-CA"/>
              </w:rPr>
            </w:pPr>
            <w:proofErr w:type="spellStart"/>
            <w:proofErr w:type="gramStart"/>
            <w:r w:rsidRPr="00187505">
              <w:rPr>
                <w:rFonts w:ascii="Courier New" w:eastAsia="Times New Roman" w:hAnsi="Courier New" w:cs="Courier New"/>
                <w:sz w:val="20"/>
                <w:szCs w:val="20"/>
                <w:lang w:eastAsia="fr-CA"/>
              </w:rPr>
              <w:t>structure</w:t>
            </w:r>
            <w:proofErr w:type="gramEnd"/>
            <w:r w:rsidRPr="00187505">
              <w:rPr>
                <w:rFonts w:ascii="Courier New" w:eastAsia="Times New Roman" w:hAnsi="Courier New" w:cs="Courier New"/>
                <w:sz w:val="20"/>
                <w:szCs w:val="20"/>
                <w:lang w:eastAsia="fr-CA"/>
              </w:rPr>
              <w:t>_</w:t>
            </w:r>
            <w:proofErr w:type="gramStart"/>
            <w:r w:rsidRPr="00187505">
              <w:rPr>
                <w:rFonts w:ascii="Courier New" w:eastAsia="Times New Roman" w:hAnsi="Courier New" w:cs="Courier New"/>
                <w:sz w:val="20"/>
                <w:szCs w:val="20"/>
                <w:lang w:eastAsia="fr-CA"/>
              </w:rPr>
              <w:t>age</w:t>
            </w:r>
            <w:proofErr w:type="spellEnd"/>
            <w:r w:rsidRPr="00187505">
              <w:rPr>
                <w:rFonts w:ascii="Courier New" w:eastAsia="Times New Roman" w:hAnsi="Courier New" w:cs="Courier New"/>
                <w:sz w:val="20"/>
                <w:szCs w:val="20"/>
                <w:lang w:eastAsia="fr-CA"/>
              </w:rPr>
              <w:t>(</w:t>
            </w:r>
            <w:proofErr w:type="gramEnd"/>
            <w:r w:rsidRPr="00187505">
              <w:rPr>
                <w:rFonts w:ascii="Courier New" w:eastAsia="Times New Roman" w:hAnsi="Courier New" w:cs="Courier New"/>
                <w:sz w:val="20"/>
                <w:szCs w:val="20"/>
                <w:lang w:eastAsia="fr-CA"/>
              </w:rPr>
              <w:t>)</w:t>
            </w:r>
          </w:p>
        </w:tc>
        <w:tc>
          <w:tcPr>
            <w:tcW w:w="0" w:type="auto"/>
            <w:vAlign w:val="center"/>
            <w:hideMark/>
          </w:tcPr>
          <w:p w14:paraId="3207B8CC"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Génère un </w:t>
            </w:r>
            <w:r w:rsidRPr="00187505">
              <w:rPr>
                <w:rFonts w:ascii="Times New Roman" w:eastAsia="Times New Roman" w:hAnsi="Times New Roman" w:cs="Times New Roman"/>
                <w:b/>
                <w:bCs/>
                <w:sz w:val="24"/>
                <w:szCs w:val="24"/>
                <w:lang w:eastAsia="fr-CA"/>
              </w:rPr>
              <w:t>histogramme</w:t>
            </w:r>
            <w:r w:rsidRPr="00187505">
              <w:rPr>
                <w:rFonts w:ascii="Times New Roman" w:eastAsia="Times New Roman" w:hAnsi="Times New Roman" w:cs="Times New Roman"/>
                <w:sz w:val="24"/>
                <w:szCs w:val="24"/>
                <w:lang w:eastAsia="fr-CA"/>
              </w:rPr>
              <w:t xml:space="preserve"> ou un </w:t>
            </w:r>
            <w:r w:rsidRPr="00187505">
              <w:rPr>
                <w:rFonts w:ascii="Times New Roman" w:eastAsia="Times New Roman" w:hAnsi="Times New Roman" w:cs="Times New Roman"/>
                <w:b/>
                <w:bCs/>
                <w:sz w:val="24"/>
                <w:szCs w:val="24"/>
                <w:lang w:eastAsia="fr-CA"/>
              </w:rPr>
              <w:t>tableau</w:t>
            </w:r>
            <w:r w:rsidRPr="00187505">
              <w:rPr>
                <w:rFonts w:ascii="Times New Roman" w:eastAsia="Times New Roman" w:hAnsi="Times New Roman" w:cs="Times New Roman"/>
                <w:sz w:val="24"/>
                <w:szCs w:val="24"/>
                <w:lang w:eastAsia="fr-CA"/>
              </w:rPr>
              <w:t xml:space="preserve"> des </w:t>
            </w:r>
            <w:r w:rsidRPr="00187505">
              <w:rPr>
                <w:rFonts w:ascii="Times New Roman" w:eastAsia="Times New Roman" w:hAnsi="Times New Roman" w:cs="Times New Roman"/>
                <w:b/>
                <w:bCs/>
                <w:sz w:val="24"/>
                <w:szCs w:val="24"/>
                <w:lang w:eastAsia="fr-CA"/>
              </w:rPr>
              <w:t>âges</w:t>
            </w:r>
            <w:r w:rsidRPr="00187505">
              <w:rPr>
                <w:rFonts w:ascii="Times New Roman" w:eastAsia="Times New Roman" w:hAnsi="Times New Roman" w:cs="Times New Roman"/>
                <w:sz w:val="24"/>
                <w:szCs w:val="24"/>
                <w:lang w:eastAsia="fr-CA"/>
              </w:rPr>
              <w:t xml:space="preserve"> pour une espèce donnée, avec regroupement optionnel (sexe, marquage, maturité)</w:t>
            </w:r>
          </w:p>
        </w:tc>
        <w:tc>
          <w:tcPr>
            <w:tcW w:w="0" w:type="auto"/>
            <w:vAlign w:val="center"/>
            <w:hideMark/>
          </w:tcPr>
          <w:p w14:paraId="6D492A9F"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w:t>
            </w:r>
            <w:r w:rsidRPr="00187505">
              <w:rPr>
                <w:rFonts w:ascii="Times New Roman" w:eastAsia="Times New Roman" w:hAnsi="Times New Roman" w:cs="Times New Roman"/>
                <w:sz w:val="24"/>
                <w:szCs w:val="24"/>
                <w:lang w:eastAsia="fr-CA"/>
              </w:rPr>
              <w:t xml:space="preserve"> : données </w:t>
            </w:r>
            <w:proofErr w:type="spellStart"/>
            <w:r w:rsidRPr="00187505">
              <w:rPr>
                <w:rFonts w:ascii="Courier New" w:eastAsia="Times New Roman" w:hAnsi="Courier New" w:cs="Courier New"/>
                <w:sz w:val="20"/>
                <w:szCs w:val="20"/>
                <w:lang w:eastAsia="fr-CA"/>
              </w:rPr>
              <w:t>specimen</w:t>
            </w:r>
            <w:proofErr w:type="spellEnd"/>
            <w:r w:rsidRPr="00187505">
              <w:rPr>
                <w:rFonts w:ascii="Times New Roman" w:eastAsia="Times New Roman" w:hAnsi="Times New Roman" w:cs="Times New Roman"/>
                <w:sz w:val="24"/>
                <w:szCs w:val="24"/>
                <w:lang w:eastAsia="fr-CA"/>
              </w:rPr>
              <w:t xml:space="preserve"> (1 seule espèce)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groupement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"tous"</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"sexe"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maturite</w:t>
            </w:r>
            <w:proofErr w:type="spell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"marquage"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format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"plot"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flextable</w:t>
            </w:r>
            <w:proofErr w:type="spellEnd"/>
            <w:r w:rsidRPr="00187505">
              <w:rPr>
                <w:rFonts w:ascii="Courier New" w:eastAsia="Times New Roman" w:hAnsi="Courier New" w:cs="Courier New"/>
                <w:sz w:val="20"/>
                <w:szCs w:val="20"/>
                <w:lang w:eastAsia="fr-CA"/>
              </w:rPr>
              <w:t>"</w:t>
            </w:r>
          </w:p>
        </w:tc>
        <w:tc>
          <w:tcPr>
            <w:tcW w:w="0" w:type="auto"/>
            <w:vAlign w:val="center"/>
            <w:hideMark/>
          </w:tcPr>
          <w:p w14:paraId="2AF50D0D"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Un graphique (</w:t>
            </w:r>
            <w:proofErr w:type="spellStart"/>
            <w:r w:rsidRPr="00187505">
              <w:rPr>
                <w:rFonts w:ascii="Courier New" w:eastAsia="Times New Roman" w:hAnsi="Courier New" w:cs="Courier New"/>
                <w:sz w:val="20"/>
                <w:szCs w:val="20"/>
                <w:lang w:eastAsia="fr-CA"/>
              </w:rPr>
              <w:t>ggplot</w:t>
            </w:r>
            <w:proofErr w:type="spellEnd"/>
            <w:r w:rsidRPr="00187505">
              <w:rPr>
                <w:rFonts w:ascii="Times New Roman" w:eastAsia="Times New Roman" w:hAnsi="Times New Roman" w:cs="Times New Roman"/>
                <w:sz w:val="24"/>
                <w:szCs w:val="24"/>
                <w:lang w:eastAsia="fr-CA"/>
              </w:rPr>
              <w:t>) ou un tableau (</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Times New Roman" w:eastAsia="Times New Roman" w:hAnsi="Times New Roman" w:cs="Times New Roman"/>
                <w:sz w:val="24"/>
                <w:szCs w:val="24"/>
                <w:lang w:eastAsia="fr-CA"/>
              </w:rPr>
              <w:t xml:space="preserve"> ou </w:t>
            </w:r>
            <w:proofErr w:type="spellStart"/>
            <w:r w:rsidRPr="00187505">
              <w:rPr>
                <w:rFonts w:ascii="Courier New" w:eastAsia="Times New Roman" w:hAnsi="Courier New" w:cs="Courier New"/>
                <w:sz w:val="20"/>
                <w:szCs w:val="20"/>
                <w:lang w:eastAsia="fr-CA"/>
              </w:rPr>
              <w:t>flextable</w:t>
            </w:r>
            <w:proofErr w:type="spellEnd"/>
            <w:r w:rsidRPr="00187505">
              <w:rPr>
                <w:rFonts w:ascii="Times New Roman" w:eastAsia="Times New Roman" w:hAnsi="Times New Roman" w:cs="Times New Roman"/>
                <w:sz w:val="24"/>
                <w:szCs w:val="24"/>
                <w:lang w:eastAsia="fr-CA"/>
              </w:rPr>
              <w:t>) selon le format</w:t>
            </w:r>
          </w:p>
        </w:tc>
      </w:tr>
    </w:tbl>
    <w:p w14:paraId="22E67AF1" w14:textId="77777777" w:rsidR="00FC4A4B" w:rsidRPr="00FC4A4B" w:rsidRDefault="00FC4A4B" w:rsidP="00FC4A4B"/>
    <w:p w14:paraId="7EBA31F6" w14:textId="77777777" w:rsidR="00C12528" w:rsidRDefault="00C12528" w:rsidP="00C12528">
      <w:pPr>
        <w:pStyle w:val="Titre2"/>
      </w:pPr>
      <w:r>
        <w:t>PSD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515"/>
        <w:gridCol w:w="2064"/>
        <w:gridCol w:w="2425"/>
      </w:tblGrid>
      <w:tr w:rsidR="000340C0" w:rsidRPr="00A9150E" w14:paraId="72BF333E" w14:textId="77777777" w:rsidTr="00A039E1">
        <w:trPr>
          <w:tblHeader/>
          <w:tblCellSpacing w:w="15" w:type="dxa"/>
        </w:trPr>
        <w:tc>
          <w:tcPr>
            <w:tcW w:w="0" w:type="auto"/>
            <w:vAlign w:val="center"/>
            <w:hideMark/>
          </w:tcPr>
          <w:p w14:paraId="5098A362"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Fonctions</w:t>
            </w:r>
          </w:p>
        </w:tc>
        <w:tc>
          <w:tcPr>
            <w:tcW w:w="0" w:type="auto"/>
            <w:vAlign w:val="center"/>
            <w:hideMark/>
          </w:tcPr>
          <w:p w14:paraId="0AC0D726"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Rôles</w:t>
            </w:r>
          </w:p>
        </w:tc>
        <w:tc>
          <w:tcPr>
            <w:tcW w:w="0" w:type="auto"/>
            <w:vAlign w:val="center"/>
            <w:hideMark/>
          </w:tcPr>
          <w:p w14:paraId="230A798A"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Input</w:t>
            </w:r>
          </w:p>
        </w:tc>
        <w:tc>
          <w:tcPr>
            <w:tcW w:w="0" w:type="auto"/>
            <w:vAlign w:val="center"/>
            <w:hideMark/>
          </w:tcPr>
          <w:p w14:paraId="63E56777"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Output</w:t>
            </w:r>
          </w:p>
        </w:tc>
      </w:tr>
      <w:tr w:rsidR="000340C0" w:rsidRPr="00EF5B45" w14:paraId="218316A4" w14:textId="77777777" w:rsidTr="00A039E1">
        <w:trPr>
          <w:tblCellSpacing w:w="15" w:type="dxa"/>
        </w:trPr>
        <w:tc>
          <w:tcPr>
            <w:tcW w:w="0" w:type="auto"/>
            <w:vAlign w:val="center"/>
            <w:hideMark/>
          </w:tcPr>
          <w:p w14:paraId="2C1DCAC2" w14:textId="77777777" w:rsidR="000340C0" w:rsidRPr="00A9150E" w:rsidRDefault="000340C0" w:rsidP="00A039E1">
            <w:pPr>
              <w:spacing w:before="0" w:after="0"/>
              <w:rPr>
                <w:rFonts w:ascii="Times New Roman" w:eastAsia="Times New Roman" w:hAnsi="Times New Roman" w:cs="Times New Roman"/>
                <w:sz w:val="24"/>
                <w:szCs w:val="24"/>
                <w:lang w:eastAsia="fr-CA"/>
              </w:rPr>
            </w:pPr>
            <w:proofErr w:type="spellStart"/>
            <w:proofErr w:type="gramStart"/>
            <w:r w:rsidRPr="00A9150E">
              <w:rPr>
                <w:rFonts w:ascii="Courier New" w:eastAsia="Times New Roman" w:hAnsi="Courier New" w:cs="Courier New"/>
                <w:sz w:val="20"/>
                <w:szCs w:val="20"/>
                <w:lang w:eastAsia="fr-CA"/>
              </w:rPr>
              <w:t>psd</w:t>
            </w:r>
            <w:proofErr w:type="gramEnd"/>
            <w:r w:rsidRPr="00A9150E">
              <w:rPr>
                <w:rFonts w:ascii="Courier New" w:eastAsia="Times New Roman" w:hAnsi="Courier New" w:cs="Courier New"/>
                <w:sz w:val="20"/>
                <w:szCs w:val="20"/>
                <w:lang w:eastAsia="fr-CA"/>
              </w:rPr>
              <w:t>_</w:t>
            </w:r>
            <w:proofErr w:type="gramStart"/>
            <w:r w:rsidRPr="00A9150E">
              <w:rPr>
                <w:rFonts w:ascii="Courier New" w:eastAsia="Times New Roman" w:hAnsi="Courier New" w:cs="Courier New"/>
                <w:sz w:val="20"/>
                <w:szCs w:val="20"/>
                <w:lang w:eastAsia="fr-CA"/>
              </w:rPr>
              <w:t>indice</w:t>
            </w:r>
            <w:proofErr w:type="spellEnd"/>
            <w:r w:rsidRPr="00A9150E">
              <w:rPr>
                <w:rFonts w:ascii="Courier New" w:eastAsia="Times New Roman" w:hAnsi="Courier New" w:cs="Courier New"/>
                <w:sz w:val="20"/>
                <w:szCs w:val="20"/>
                <w:lang w:eastAsia="fr-CA"/>
              </w:rPr>
              <w:t>(</w:t>
            </w:r>
            <w:proofErr w:type="gramEnd"/>
            <w:r w:rsidRPr="00A9150E">
              <w:rPr>
                <w:rFonts w:ascii="Courier New" w:eastAsia="Times New Roman" w:hAnsi="Courier New" w:cs="Courier New"/>
                <w:sz w:val="20"/>
                <w:szCs w:val="20"/>
                <w:lang w:eastAsia="fr-CA"/>
              </w:rPr>
              <w:t>)</w:t>
            </w:r>
          </w:p>
        </w:tc>
        <w:tc>
          <w:tcPr>
            <w:tcW w:w="0" w:type="auto"/>
            <w:vAlign w:val="center"/>
            <w:hideMark/>
          </w:tcPr>
          <w:p w14:paraId="0DF84A6C"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Calcule l’indice global PSD (</w:t>
            </w:r>
            <w:proofErr w:type="spellStart"/>
            <w:r w:rsidRPr="00A9150E">
              <w:rPr>
                <w:rFonts w:ascii="Times New Roman" w:eastAsia="Times New Roman" w:hAnsi="Times New Roman" w:cs="Times New Roman"/>
                <w:sz w:val="24"/>
                <w:szCs w:val="24"/>
                <w:lang w:eastAsia="fr-CA"/>
              </w:rPr>
              <w:t>Proportional</w:t>
            </w:r>
            <w:proofErr w:type="spellEnd"/>
            <w:r w:rsidRPr="00A9150E">
              <w:rPr>
                <w:rFonts w:ascii="Times New Roman" w:eastAsia="Times New Roman" w:hAnsi="Times New Roman" w:cs="Times New Roman"/>
                <w:sz w:val="24"/>
                <w:szCs w:val="24"/>
                <w:lang w:eastAsia="fr-CA"/>
              </w:rPr>
              <w:t xml:space="preserve"> Size Distribution) d’une espèce donnée, avec IC 95%</w:t>
            </w:r>
          </w:p>
        </w:tc>
        <w:tc>
          <w:tcPr>
            <w:tcW w:w="0" w:type="auto"/>
            <w:vAlign w:val="center"/>
            <w:hideMark/>
          </w:tcPr>
          <w:p w14:paraId="094BD1D4" w14:textId="77777777" w:rsidR="000340C0"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t>data</w:t>
            </w:r>
            <w:r w:rsidRPr="00A9150E">
              <w:rPr>
                <w:rFonts w:ascii="Times New Roman" w:eastAsia="Times New Roman" w:hAnsi="Times New Roman" w:cs="Times New Roman"/>
                <w:sz w:val="24"/>
                <w:szCs w:val="24"/>
                <w:lang w:eastAsia="fr-CA"/>
              </w:rPr>
              <w:t xml:space="preserve"> : </w:t>
            </w:r>
            <w:proofErr w:type="spellStart"/>
            <w:r>
              <w:rPr>
                <w:rFonts w:ascii="Times New Roman" w:eastAsia="Times New Roman" w:hAnsi="Times New Roman" w:cs="Times New Roman"/>
                <w:sz w:val="24"/>
                <w:szCs w:val="24"/>
                <w:lang w:eastAsia="fr-CA"/>
              </w:rPr>
              <w:t>specimen_valid</w:t>
            </w:r>
            <w:proofErr w:type="spellEnd"/>
          </w:p>
          <w:p w14:paraId="3CBD5528" w14:textId="77777777" w:rsidR="000340C0" w:rsidRPr="00A9150E" w:rsidRDefault="000340C0" w:rsidP="00A039E1">
            <w:pPr>
              <w:spacing w:before="0" w:after="0"/>
              <w:rPr>
                <w:rFonts w:ascii="Times New Roman" w:eastAsia="Times New Roman" w:hAnsi="Times New Roman" w:cs="Times New Roman"/>
                <w:sz w:val="24"/>
                <w:szCs w:val="24"/>
                <w:lang w:eastAsia="fr-CA"/>
              </w:rPr>
            </w:pPr>
            <w:proofErr w:type="gramStart"/>
            <w:r w:rsidRPr="00A9150E">
              <w:rPr>
                <w:rFonts w:ascii="Courier New" w:eastAsia="Times New Roman" w:hAnsi="Courier New" w:cs="Courier New"/>
                <w:sz w:val="20"/>
                <w:szCs w:val="20"/>
                <w:lang w:eastAsia="fr-CA"/>
              </w:rPr>
              <w:t>format</w:t>
            </w:r>
            <w:proofErr w:type="gramEnd"/>
            <w:r w:rsidRPr="00A9150E">
              <w:rPr>
                <w:rFonts w:ascii="Times New Roman" w:eastAsia="Times New Roman" w:hAnsi="Times New Roman" w:cs="Times New Roman"/>
                <w:sz w:val="24"/>
                <w:szCs w:val="24"/>
                <w:lang w:eastAsia="fr-CA"/>
              </w:rPr>
              <w:t xml:space="preserve"> : </w:t>
            </w:r>
            <w:r w:rsidRPr="00A9150E">
              <w:rPr>
                <w:rFonts w:ascii="Courier New" w:eastAsia="Times New Roman" w:hAnsi="Courier New" w:cs="Courier New"/>
                <w:sz w:val="20"/>
                <w:szCs w:val="20"/>
                <w:lang w:eastAsia="fr-CA"/>
              </w:rPr>
              <w:t>"</w:t>
            </w:r>
            <w:proofErr w:type="spellStart"/>
            <w:proofErr w:type="gramStart"/>
            <w:r w:rsidRPr="00A9150E">
              <w:rPr>
                <w:rFonts w:ascii="Courier New" w:eastAsia="Times New Roman" w:hAnsi="Courier New" w:cs="Courier New"/>
                <w:sz w:val="20"/>
                <w:szCs w:val="20"/>
                <w:lang w:eastAsia="fr-CA"/>
              </w:rPr>
              <w:t>data.frame</w:t>
            </w:r>
            <w:proofErr w:type="spellEnd"/>
            <w:proofErr w:type="gramEnd"/>
            <w:r w:rsidRPr="00A9150E">
              <w:rPr>
                <w:rFonts w:ascii="Courier New" w:eastAsia="Times New Roman" w:hAnsi="Courier New" w:cs="Courier New"/>
                <w:sz w:val="20"/>
                <w:szCs w:val="20"/>
                <w:lang w:eastAsia="fr-CA"/>
              </w:rPr>
              <w:t>"</w:t>
            </w:r>
            <w:r w:rsidRPr="00A9150E">
              <w:rPr>
                <w:rFonts w:ascii="Times New Roman" w:eastAsia="Times New Roman" w:hAnsi="Times New Roman" w:cs="Times New Roman"/>
                <w:sz w:val="24"/>
                <w:szCs w:val="24"/>
                <w:lang w:eastAsia="fr-CA"/>
              </w:rPr>
              <w:t xml:space="preserve"> ou </w:t>
            </w:r>
            <w:r w:rsidRPr="00A9150E">
              <w:rPr>
                <w:rFonts w:ascii="Courier New" w:eastAsia="Times New Roman" w:hAnsi="Courier New" w:cs="Courier New"/>
                <w:sz w:val="20"/>
                <w:szCs w:val="20"/>
                <w:lang w:eastAsia="fr-CA"/>
              </w:rPr>
              <w:t>"</w:t>
            </w:r>
            <w:proofErr w:type="spellStart"/>
            <w:r w:rsidRPr="00A9150E">
              <w:rPr>
                <w:rFonts w:ascii="Courier New" w:eastAsia="Times New Roman" w:hAnsi="Courier New" w:cs="Courier New"/>
                <w:sz w:val="20"/>
                <w:szCs w:val="20"/>
                <w:lang w:eastAsia="fr-CA"/>
              </w:rPr>
              <w:t>flextable</w:t>
            </w:r>
            <w:proofErr w:type="spellEnd"/>
            <w:r w:rsidRPr="00A9150E">
              <w:rPr>
                <w:rFonts w:ascii="Courier New" w:eastAsia="Times New Roman" w:hAnsi="Courier New" w:cs="Courier New"/>
                <w:sz w:val="20"/>
                <w:szCs w:val="20"/>
                <w:lang w:eastAsia="fr-CA"/>
              </w:rPr>
              <w:t>"</w:t>
            </w:r>
          </w:p>
        </w:tc>
        <w:tc>
          <w:tcPr>
            <w:tcW w:w="0" w:type="auto"/>
            <w:vAlign w:val="center"/>
            <w:hideMark/>
          </w:tcPr>
          <w:p w14:paraId="4678C0A3"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 xml:space="preserve">Tableau résumé (indice + intervalle confiance), brut ou </w:t>
            </w:r>
            <w:proofErr w:type="spellStart"/>
            <w:r w:rsidRPr="00A9150E">
              <w:rPr>
                <w:rFonts w:ascii="Courier New" w:eastAsia="Times New Roman" w:hAnsi="Courier New" w:cs="Courier New"/>
                <w:sz w:val="20"/>
                <w:szCs w:val="20"/>
                <w:lang w:eastAsia="fr-CA"/>
              </w:rPr>
              <w:t>flextable</w:t>
            </w:r>
            <w:proofErr w:type="spellEnd"/>
          </w:p>
        </w:tc>
      </w:tr>
      <w:tr w:rsidR="000340C0" w:rsidRPr="00A9150E" w14:paraId="3A7C4FBE" w14:textId="77777777" w:rsidTr="00A039E1">
        <w:trPr>
          <w:tblCellSpacing w:w="15" w:type="dxa"/>
        </w:trPr>
        <w:tc>
          <w:tcPr>
            <w:tcW w:w="0" w:type="auto"/>
            <w:vAlign w:val="center"/>
            <w:hideMark/>
          </w:tcPr>
          <w:p w14:paraId="3D085ADC" w14:textId="77777777" w:rsidR="000340C0" w:rsidRPr="00A9150E" w:rsidRDefault="000340C0" w:rsidP="00A039E1">
            <w:pPr>
              <w:spacing w:before="0" w:after="0"/>
              <w:rPr>
                <w:rFonts w:ascii="Times New Roman" w:eastAsia="Times New Roman" w:hAnsi="Times New Roman" w:cs="Times New Roman"/>
                <w:sz w:val="24"/>
                <w:szCs w:val="24"/>
                <w:lang w:eastAsia="fr-CA"/>
              </w:rPr>
            </w:pPr>
            <w:proofErr w:type="spellStart"/>
            <w:proofErr w:type="gramStart"/>
            <w:r w:rsidRPr="00A9150E">
              <w:rPr>
                <w:rFonts w:ascii="Courier New" w:eastAsia="Times New Roman" w:hAnsi="Courier New" w:cs="Courier New"/>
                <w:sz w:val="20"/>
                <w:szCs w:val="20"/>
                <w:lang w:eastAsia="fr-CA"/>
              </w:rPr>
              <w:t>psd</w:t>
            </w:r>
            <w:proofErr w:type="gramEnd"/>
            <w:r w:rsidRPr="00A9150E">
              <w:rPr>
                <w:rFonts w:ascii="Courier New" w:eastAsia="Times New Roman" w:hAnsi="Courier New" w:cs="Courier New"/>
                <w:sz w:val="20"/>
                <w:szCs w:val="20"/>
                <w:lang w:eastAsia="fr-CA"/>
              </w:rPr>
              <w:t>_</w:t>
            </w:r>
            <w:proofErr w:type="gramStart"/>
            <w:r w:rsidRPr="00A9150E">
              <w:rPr>
                <w:rFonts w:ascii="Courier New" w:eastAsia="Times New Roman" w:hAnsi="Courier New" w:cs="Courier New"/>
                <w:sz w:val="20"/>
                <w:szCs w:val="20"/>
                <w:lang w:eastAsia="fr-CA"/>
              </w:rPr>
              <w:t>byclass</w:t>
            </w:r>
            <w:proofErr w:type="spellEnd"/>
            <w:r w:rsidRPr="00A9150E">
              <w:rPr>
                <w:rFonts w:ascii="Courier New" w:eastAsia="Times New Roman" w:hAnsi="Courier New" w:cs="Courier New"/>
                <w:sz w:val="20"/>
                <w:szCs w:val="20"/>
                <w:lang w:eastAsia="fr-CA"/>
              </w:rPr>
              <w:t>(</w:t>
            </w:r>
            <w:proofErr w:type="gramEnd"/>
            <w:r w:rsidRPr="00A9150E">
              <w:rPr>
                <w:rFonts w:ascii="Courier New" w:eastAsia="Times New Roman" w:hAnsi="Courier New" w:cs="Courier New"/>
                <w:sz w:val="20"/>
                <w:szCs w:val="20"/>
                <w:lang w:eastAsia="fr-CA"/>
              </w:rPr>
              <w:t>)</w:t>
            </w:r>
          </w:p>
        </w:tc>
        <w:tc>
          <w:tcPr>
            <w:tcW w:w="0" w:type="auto"/>
            <w:vAlign w:val="center"/>
            <w:hideMark/>
          </w:tcPr>
          <w:p w14:paraId="04927621"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 xml:space="preserve">Calcule la fréquence par classe de taille (stock, </w:t>
            </w:r>
            <w:r w:rsidRPr="00A9150E">
              <w:rPr>
                <w:rFonts w:ascii="Times New Roman" w:eastAsia="Times New Roman" w:hAnsi="Times New Roman" w:cs="Times New Roman"/>
                <w:sz w:val="24"/>
                <w:szCs w:val="24"/>
                <w:lang w:eastAsia="fr-CA"/>
              </w:rPr>
              <w:lastRenderedPageBreak/>
              <w:t>qualité, etc.) selon les seuils PSD</w:t>
            </w:r>
          </w:p>
        </w:tc>
        <w:tc>
          <w:tcPr>
            <w:tcW w:w="0" w:type="auto"/>
            <w:vAlign w:val="center"/>
            <w:hideMark/>
          </w:tcPr>
          <w:p w14:paraId="01CA790E" w14:textId="77777777" w:rsidR="000340C0"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lastRenderedPageBreak/>
              <w:t>data</w:t>
            </w:r>
            <w:r>
              <w:rPr>
                <w:rFonts w:ascii="Times New Roman" w:eastAsia="Times New Roman" w:hAnsi="Times New Roman" w:cs="Times New Roman"/>
                <w:sz w:val="24"/>
                <w:szCs w:val="24"/>
                <w:lang w:eastAsia="fr-CA"/>
              </w:rPr>
              <w:t xml:space="preserve"> : </w:t>
            </w:r>
            <w:proofErr w:type="spellStart"/>
            <w:r>
              <w:rPr>
                <w:rFonts w:ascii="Times New Roman" w:eastAsia="Times New Roman" w:hAnsi="Times New Roman" w:cs="Times New Roman"/>
                <w:sz w:val="24"/>
                <w:szCs w:val="24"/>
                <w:lang w:eastAsia="fr-CA"/>
              </w:rPr>
              <w:t>specimen_valid</w:t>
            </w:r>
            <w:proofErr w:type="spellEnd"/>
          </w:p>
          <w:p w14:paraId="4F92AFE1" w14:textId="77777777" w:rsidR="000340C0" w:rsidRPr="00A9150E" w:rsidRDefault="000340C0" w:rsidP="00A039E1">
            <w:pPr>
              <w:spacing w:before="0" w:after="0"/>
              <w:rPr>
                <w:rFonts w:ascii="Times New Roman" w:eastAsia="Times New Roman" w:hAnsi="Times New Roman" w:cs="Times New Roman"/>
                <w:sz w:val="24"/>
                <w:szCs w:val="24"/>
                <w:lang w:eastAsia="fr-CA"/>
              </w:rPr>
            </w:pPr>
            <w:proofErr w:type="gramStart"/>
            <w:r w:rsidRPr="00A9150E">
              <w:rPr>
                <w:rFonts w:ascii="Courier New" w:eastAsia="Times New Roman" w:hAnsi="Courier New" w:cs="Courier New"/>
                <w:sz w:val="20"/>
                <w:szCs w:val="20"/>
                <w:lang w:eastAsia="fr-CA"/>
              </w:rPr>
              <w:lastRenderedPageBreak/>
              <w:t>format</w:t>
            </w:r>
            <w:proofErr w:type="gramEnd"/>
            <w:r w:rsidRPr="00A9150E">
              <w:rPr>
                <w:rFonts w:ascii="Times New Roman" w:eastAsia="Times New Roman" w:hAnsi="Times New Roman" w:cs="Times New Roman"/>
                <w:sz w:val="24"/>
                <w:szCs w:val="24"/>
                <w:lang w:eastAsia="fr-CA"/>
              </w:rPr>
              <w:t xml:space="preserve"> : </w:t>
            </w:r>
            <w:r w:rsidRPr="00A9150E">
              <w:rPr>
                <w:rFonts w:ascii="Courier New" w:eastAsia="Times New Roman" w:hAnsi="Courier New" w:cs="Courier New"/>
                <w:sz w:val="20"/>
                <w:szCs w:val="20"/>
                <w:lang w:eastAsia="fr-CA"/>
              </w:rPr>
              <w:t>"</w:t>
            </w:r>
            <w:proofErr w:type="spellStart"/>
            <w:proofErr w:type="gramStart"/>
            <w:r w:rsidRPr="00A9150E">
              <w:rPr>
                <w:rFonts w:ascii="Courier New" w:eastAsia="Times New Roman" w:hAnsi="Courier New" w:cs="Courier New"/>
                <w:sz w:val="20"/>
                <w:szCs w:val="20"/>
                <w:lang w:eastAsia="fr-CA"/>
              </w:rPr>
              <w:t>data.frame</w:t>
            </w:r>
            <w:proofErr w:type="spellEnd"/>
            <w:proofErr w:type="gramEnd"/>
            <w:r w:rsidRPr="00A9150E">
              <w:rPr>
                <w:rFonts w:ascii="Courier New" w:eastAsia="Times New Roman" w:hAnsi="Courier New" w:cs="Courier New"/>
                <w:sz w:val="20"/>
                <w:szCs w:val="20"/>
                <w:lang w:eastAsia="fr-CA"/>
              </w:rPr>
              <w:t>"</w:t>
            </w:r>
            <w:r w:rsidRPr="00A9150E">
              <w:rPr>
                <w:rFonts w:ascii="Times New Roman" w:eastAsia="Times New Roman" w:hAnsi="Times New Roman" w:cs="Times New Roman"/>
                <w:sz w:val="24"/>
                <w:szCs w:val="24"/>
                <w:lang w:eastAsia="fr-CA"/>
              </w:rPr>
              <w:t xml:space="preserve">, </w:t>
            </w:r>
            <w:r w:rsidRPr="00A9150E">
              <w:rPr>
                <w:rFonts w:ascii="Courier New" w:eastAsia="Times New Roman" w:hAnsi="Courier New" w:cs="Courier New"/>
                <w:sz w:val="20"/>
                <w:szCs w:val="20"/>
                <w:lang w:eastAsia="fr-CA"/>
              </w:rPr>
              <w:t>"</w:t>
            </w:r>
            <w:proofErr w:type="spellStart"/>
            <w:r w:rsidRPr="00A9150E">
              <w:rPr>
                <w:rFonts w:ascii="Courier New" w:eastAsia="Times New Roman" w:hAnsi="Courier New" w:cs="Courier New"/>
                <w:sz w:val="20"/>
                <w:szCs w:val="20"/>
                <w:lang w:eastAsia="fr-CA"/>
              </w:rPr>
              <w:t>flextable</w:t>
            </w:r>
            <w:proofErr w:type="spellEnd"/>
            <w:r w:rsidRPr="00A9150E">
              <w:rPr>
                <w:rFonts w:ascii="Courier New" w:eastAsia="Times New Roman" w:hAnsi="Courier New" w:cs="Courier New"/>
                <w:sz w:val="20"/>
                <w:szCs w:val="20"/>
                <w:lang w:eastAsia="fr-CA"/>
              </w:rPr>
              <w:t>"</w:t>
            </w:r>
            <w:r w:rsidRPr="00A9150E">
              <w:rPr>
                <w:rFonts w:ascii="Times New Roman" w:eastAsia="Times New Roman" w:hAnsi="Times New Roman" w:cs="Times New Roman"/>
                <w:sz w:val="24"/>
                <w:szCs w:val="24"/>
                <w:lang w:eastAsia="fr-CA"/>
              </w:rPr>
              <w:t xml:space="preserve"> ou </w:t>
            </w:r>
            <w:r w:rsidRPr="00A9150E">
              <w:rPr>
                <w:rFonts w:ascii="Courier New" w:eastAsia="Times New Roman" w:hAnsi="Courier New" w:cs="Courier New"/>
                <w:sz w:val="20"/>
                <w:szCs w:val="20"/>
                <w:lang w:eastAsia="fr-CA"/>
              </w:rPr>
              <w:t>"plot"</w:t>
            </w:r>
          </w:p>
        </w:tc>
        <w:tc>
          <w:tcPr>
            <w:tcW w:w="0" w:type="auto"/>
            <w:vAlign w:val="center"/>
            <w:hideMark/>
          </w:tcPr>
          <w:p w14:paraId="49722182"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lastRenderedPageBreak/>
              <w:t xml:space="preserve">Tableau des classes </w:t>
            </w:r>
            <w:proofErr w:type="gramStart"/>
            <w:r w:rsidRPr="00A9150E">
              <w:rPr>
                <w:rFonts w:ascii="Times New Roman" w:eastAsia="Times New Roman" w:hAnsi="Times New Roman" w:cs="Times New Roman"/>
                <w:sz w:val="24"/>
                <w:szCs w:val="24"/>
                <w:lang w:eastAsia="fr-CA"/>
              </w:rPr>
              <w:t xml:space="preserve">PSD </w:t>
            </w:r>
            <w:r>
              <w:rPr>
                <w:rFonts w:ascii="Times New Roman" w:eastAsia="Times New Roman" w:hAnsi="Times New Roman" w:cs="Times New Roman"/>
                <w:sz w:val="24"/>
                <w:szCs w:val="24"/>
                <w:lang w:eastAsia="fr-CA"/>
              </w:rPr>
              <w:t xml:space="preserve"> en</w:t>
            </w:r>
            <w:proofErr w:type="gramEnd"/>
            <w:r>
              <w:rPr>
                <w:rFonts w:ascii="Times New Roman" w:eastAsia="Times New Roman" w:hAnsi="Times New Roman" w:cs="Times New Roman"/>
                <w:sz w:val="24"/>
                <w:szCs w:val="24"/>
                <w:lang w:eastAsia="fr-CA"/>
              </w:rPr>
              <w:t xml:space="preserve"> </w:t>
            </w:r>
            <w:proofErr w:type="spellStart"/>
            <w:proofErr w:type="gramStart"/>
            <w:r>
              <w:rPr>
                <w:rFonts w:ascii="Times New Roman" w:eastAsia="Times New Roman" w:hAnsi="Times New Roman" w:cs="Times New Roman"/>
                <w:sz w:val="24"/>
                <w:szCs w:val="24"/>
                <w:lang w:eastAsia="fr-CA"/>
              </w:rPr>
              <w:t>data.frame</w:t>
            </w:r>
            <w:proofErr w:type="spellEnd"/>
            <w:proofErr w:type="gramEnd"/>
            <w:r>
              <w:rPr>
                <w:rFonts w:ascii="Times New Roman" w:eastAsia="Times New Roman" w:hAnsi="Times New Roman" w:cs="Times New Roman"/>
                <w:sz w:val="24"/>
                <w:szCs w:val="24"/>
                <w:lang w:eastAsia="fr-CA"/>
              </w:rPr>
              <w:t xml:space="preserve">, </w:t>
            </w:r>
            <w:r w:rsidRPr="00A9150E">
              <w:rPr>
                <w:rFonts w:ascii="Times New Roman" w:eastAsia="Times New Roman" w:hAnsi="Times New Roman" w:cs="Times New Roman"/>
                <w:sz w:val="24"/>
                <w:szCs w:val="24"/>
                <w:lang w:eastAsia="fr-CA"/>
              </w:rPr>
              <w:lastRenderedPageBreak/>
              <w:t xml:space="preserve">Tableau des classes </w:t>
            </w:r>
            <w:proofErr w:type="gramStart"/>
            <w:r w:rsidRPr="00A9150E">
              <w:rPr>
                <w:rFonts w:ascii="Times New Roman" w:eastAsia="Times New Roman" w:hAnsi="Times New Roman" w:cs="Times New Roman"/>
                <w:sz w:val="24"/>
                <w:szCs w:val="24"/>
                <w:lang w:eastAsia="fr-CA"/>
              </w:rPr>
              <w:t xml:space="preserve">PSD </w:t>
            </w:r>
            <w:r>
              <w:rPr>
                <w:rFonts w:ascii="Times New Roman" w:eastAsia="Times New Roman" w:hAnsi="Times New Roman" w:cs="Times New Roman"/>
                <w:sz w:val="24"/>
                <w:szCs w:val="24"/>
                <w:lang w:eastAsia="fr-CA"/>
              </w:rPr>
              <w:t xml:space="preserve"> en</w:t>
            </w:r>
            <w:proofErr w:type="gramEnd"/>
            <w:r>
              <w:rPr>
                <w:rFonts w:ascii="Times New Roman" w:eastAsia="Times New Roman" w:hAnsi="Times New Roman" w:cs="Times New Roman"/>
                <w:sz w:val="24"/>
                <w:szCs w:val="24"/>
                <w:lang w:eastAsia="fr-CA"/>
              </w:rPr>
              <w:t xml:space="preserve"> </w:t>
            </w:r>
            <w:proofErr w:type="spellStart"/>
            <w:r>
              <w:rPr>
                <w:rFonts w:ascii="Times New Roman" w:eastAsia="Times New Roman" w:hAnsi="Times New Roman" w:cs="Times New Roman"/>
                <w:sz w:val="24"/>
                <w:szCs w:val="24"/>
                <w:lang w:eastAsia="fr-CA"/>
              </w:rPr>
              <w:t>flextable</w:t>
            </w:r>
            <w:proofErr w:type="spellEnd"/>
            <w:r w:rsidRPr="00A9150E">
              <w:rPr>
                <w:rFonts w:ascii="Times New Roman" w:eastAsia="Times New Roman" w:hAnsi="Times New Roman" w:cs="Times New Roman"/>
                <w:sz w:val="24"/>
                <w:szCs w:val="24"/>
                <w:lang w:eastAsia="fr-CA"/>
              </w:rPr>
              <w:t xml:space="preserve"> ou graphique </w:t>
            </w:r>
            <w:proofErr w:type="spellStart"/>
            <w:r w:rsidRPr="00A9150E">
              <w:rPr>
                <w:rFonts w:ascii="Courier New" w:eastAsia="Times New Roman" w:hAnsi="Courier New" w:cs="Courier New"/>
                <w:sz w:val="20"/>
                <w:szCs w:val="20"/>
                <w:lang w:eastAsia="fr-CA"/>
              </w:rPr>
              <w:t>ggplot</w:t>
            </w:r>
            <w:proofErr w:type="spellEnd"/>
          </w:p>
        </w:tc>
      </w:tr>
    </w:tbl>
    <w:p w14:paraId="4E0C0BDB" w14:textId="77777777" w:rsidR="000340C0" w:rsidRDefault="000340C0" w:rsidP="000340C0"/>
    <w:p w14:paraId="7F1DB183" w14:textId="77777777" w:rsidR="008D240D" w:rsidRDefault="008D240D" w:rsidP="008D240D">
      <w:pPr>
        <w:pStyle w:val="Titre2"/>
      </w:pPr>
      <w:r>
        <w:t>Relation masse-longueur</w:t>
      </w:r>
    </w:p>
    <w:p w14:paraId="741DFFD9" w14:textId="77777777" w:rsidR="00EF5B45" w:rsidRPr="00EF5B45" w:rsidRDefault="00EF5B45" w:rsidP="00EF5B45"/>
    <w:p w14:paraId="6CDB54C7" w14:textId="0FD2D776" w:rsidR="00F71558" w:rsidRDefault="00EF5B45" w:rsidP="00EF5B45">
      <w:pPr>
        <w:pStyle w:val="Titre2"/>
      </w:pPr>
      <w:r>
        <w:t>Indice</w:t>
      </w:r>
      <w:r w:rsidR="00F71558">
        <w:t xml:space="preserve"> de condition</w:t>
      </w:r>
    </w:p>
    <w:p w14:paraId="4713FBDD" w14:textId="77777777" w:rsidR="00B270C7" w:rsidRDefault="00B270C7" w:rsidP="00F71558"/>
    <w:p w14:paraId="067E36DA" w14:textId="7E069AE4" w:rsidR="00F71558" w:rsidRDefault="00EF5B45" w:rsidP="00B270C7">
      <w:pPr>
        <w:pStyle w:val="Titre2"/>
      </w:pPr>
      <w:r>
        <w:t>Croissance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1373"/>
        <w:gridCol w:w="2990"/>
        <w:gridCol w:w="1273"/>
      </w:tblGrid>
      <w:tr w:rsidR="00B270C7" w:rsidRPr="00B270C7" w14:paraId="5D0DD695" w14:textId="77777777" w:rsidTr="00B270C7">
        <w:trPr>
          <w:tblHeader/>
          <w:tblCellSpacing w:w="15" w:type="dxa"/>
        </w:trPr>
        <w:tc>
          <w:tcPr>
            <w:tcW w:w="0" w:type="auto"/>
            <w:vAlign w:val="center"/>
            <w:hideMark/>
          </w:tcPr>
          <w:p w14:paraId="0DE4142D"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Fonctions</w:t>
            </w:r>
          </w:p>
        </w:tc>
        <w:tc>
          <w:tcPr>
            <w:tcW w:w="0" w:type="auto"/>
            <w:vAlign w:val="center"/>
            <w:hideMark/>
          </w:tcPr>
          <w:p w14:paraId="01E6CD0E"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Rôles</w:t>
            </w:r>
          </w:p>
        </w:tc>
        <w:tc>
          <w:tcPr>
            <w:tcW w:w="0" w:type="auto"/>
            <w:vAlign w:val="center"/>
            <w:hideMark/>
          </w:tcPr>
          <w:p w14:paraId="0E55493D"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Input</w:t>
            </w:r>
          </w:p>
        </w:tc>
        <w:tc>
          <w:tcPr>
            <w:tcW w:w="0" w:type="auto"/>
            <w:vAlign w:val="center"/>
            <w:hideMark/>
          </w:tcPr>
          <w:p w14:paraId="78E750A6"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Output</w:t>
            </w:r>
          </w:p>
        </w:tc>
      </w:tr>
      <w:tr w:rsidR="00B270C7" w:rsidRPr="00B270C7" w14:paraId="66A97F18" w14:textId="77777777" w:rsidTr="00B270C7">
        <w:trPr>
          <w:tblCellSpacing w:w="15" w:type="dxa"/>
        </w:trPr>
        <w:tc>
          <w:tcPr>
            <w:tcW w:w="0" w:type="auto"/>
            <w:vAlign w:val="center"/>
            <w:hideMark/>
          </w:tcPr>
          <w:p w14:paraId="76EDE9B8"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courbe</w:t>
            </w:r>
            <w:proofErr w:type="gramEnd"/>
            <w:r w:rsidRPr="00B270C7">
              <w:rPr>
                <w:rFonts w:ascii="Courier New" w:eastAsia="Times New Roman" w:hAnsi="Courier New" w:cs="Courier New"/>
                <w:sz w:val="20"/>
                <w:szCs w:val="20"/>
                <w:lang w:eastAsia="fr-CA"/>
              </w:rPr>
              <w:t>_croissance_</w:t>
            </w:r>
            <w:proofErr w:type="gramStart"/>
            <w:r w:rsidRPr="00B270C7">
              <w:rPr>
                <w:rFonts w:ascii="Courier New" w:eastAsia="Times New Roman" w:hAnsi="Courier New" w:cs="Courier New"/>
                <w:sz w:val="20"/>
                <w:szCs w:val="20"/>
                <w:lang w:eastAsia="fr-CA"/>
              </w:rPr>
              <w:t>comparaison</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202C1EA6"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 xml:space="preserve">Calcule et compare les paramètres des 3 modèles de croissance (Von Bertalanffy, </w:t>
            </w:r>
            <w:proofErr w:type="spellStart"/>
            <w:r w:rsidRPr="00B270C7">
              <w:rPr>
                <w:rFonts w:ascii="Times New Roman" w:eastAsia="Times New Roman" w:hAnsi="Times New Roman" w:cs="Times New Roman"/>
                <w:sz w:val="24"/>
                <w:szCs w:val="24"/>
                <w:lang w:eastAsia="fr-CA"/>
              </w:rPr>
              <w:t>Gompertz</w:t>
            </w:r>
            <w:proofErr w:type="spellEnd"/>
            <w:r w:rsidRPr="00B270C7">
              <w:rPr>
                <w:rFonts w:ascii="Times New Roman" w:eastAsia="Times New Roman" w:hAnsi="Times New Roman" w:cs="Times New Roman"/>
                <w:sz w:val="24"/>
                <w:szCs w:val="24"/>
                <w:lang w:eastAsia="fr-CA"/>
              </w:rPr>
              <w:t>, Logistique)</w:t>
            </w:r>
          </w:p>
        </w:tc>
        <w:tc>
          <w:tcPr>
            <w:tcW w:w="0" w:type="auto"/>
            <w:vAlign w:val="center"/>
            <w:hideMark/>
          </w:tcPr>
          <w:p w14:paraId="57A081DF"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gramStart"/>
            <w:r w:rsidRPr="00B270C7">
              <w:rPr>
                <w:rFonts w:ascii="Courier New" w:eastAsia="Times New Roman" w:hAnsi="Courier New" w:cs="Courier New"/>
                <w:sz w:val="20"/>
                <w:szCs w:val="20"/>
                <w:lang w:eastAsia="fr-CA"/>
              </w:rPr>
              <w:t>data</w:t>
            </w:r>
            <w:proofErr w:type="gramEnd"/>
            <w:r w:rsidRPr="00B270C7">
              <w:rPr>
                <w:rFonts w:ascii="Times New Roman" w:eastAsia="Times New Roman" w:hAnsi="Times New Roman" w:cs="Times New Roman"/>
                <w:sz w:val="24"/>
                <w:szCs w:val="24"/>
                <w:lang w:eastAsia="fr-CA"/>
              </w:rPr>
              <w:t xml:space="preserve"> : tableau de spécimens avec colonnes </w:t>
            </w:r>
            <w:proofErr w:type="spellStart"/>
            <w:r w:rsidRPr="00B270C7">
              <w:rPr>
                <w:rFonts w:ascii="Courier New" w:eastAsia="Times New Roman" w:hAnsi="Courier New" w:cs="Courier New"/>
                <w:sz w:val="20"/>
                <w:szCs w:val="20"/>
                <w:lang w:eastAsia="fr-CA"/>
              </w:rPr>
              <w:t>ltm</w:t>
            </w:r>
            <w:proofErr w:type="spellEnd"/>
            <w:r w:rsidRPr="00B270C7">
              <w:rPr>
                <w:rFonts w:ascii="Times New Roman" w:eastAsia="Times New Roman" w:hAnsi="Times New Roman" w:cs="Times New Roman"/>
                <w:sz w:val="24"/>
                <w:szCs w:val="24"/>
                <w:lang w:eastAsia="fr-CA"/>
              </w:rPr>
              <w:t xml:space="preserve"> et </w:t>
            </w:r>
            <w:proofErr w:type="spellStart"/>
            <w:r w:rsidRPr="00B270C7">
              <w:rPr>
                <w:rFonts w:ascii="Courier New" w:eastAsia="Times New Roman" w:hAnsi="Courier New" w:cs="Courier New"/>
                <w:sz w:val="20"/>
                <w:szCs w:val="20"/>
                <w:lang w:eastAsia="fr-CA"/>
              </w:rPr>
              <w:t>age</w:t>
            </w:r>
            <w:proofErr w:type="spellEnd"/>
            <w:r w:rsidRPr="00B270C7">
              <w:rPr>
                <w:rFonts w:ascii="Times New Roman" w:eastAsia="Times New Roman" w:hAnsi="Times New Roman" w:cs="Times New Roman"/>
                <w:sz w:val="24"/>
                <w:szCs w:val="24"/>
                <w:lang w:eastAsia="fr-CA"/>
              </w:rPr>
              <w:t xml:space="preserve"> </w:t>
            </w:r>
            <w:r w:rsidRPr="00B270C7">
              <w:rPr>
                <w:rFonts w:ascii="Times New Roman" w:eastAsia="Times New Roman" w:hAnsi="Times New Roman" w:cs="Times New Roman"/>
                <w:sz w:val="24"/>
                <w:szCs w:val="24"/>
                <w:lang w:eastAsia="fr-CA"/>
              </w:rPr>
              <w:br/>
            </w:r>
            <w:r w:rsidRPr="00B270C7">
              <w:rPr>
                <w:rFonts w:ascii="Courier New" w:eastAsia="Times New Roman" w:hAnsi="Courier New" w:cs="Courier New"/>
                <w:sz w:val="20"/>
                <w:szCs w:val="20"/>
                <w:lang w:eastAsia="fr-CA"/>
              </w:rPr>
              <w:t>format</w:t>
            </w:r>
            <w:r w:rsidRPr="00B270C7">
              <w:rPr>
                <w:rFonts w:ascii="Times New Roman" w:eastAsia="Times New Roman" w:hAnsi="Times New Roman" w:cs="Times New Roman"/>
                <w:sz w:val="24"/>
                <w:szCs w:val="24"/>
                <w:lang w:eastAsia="fr-CA"/>
              </w:rPr>
              <w:t xml:space="preserve"> : </w:t>
            </w:r>
            <w:r w:rsidRPr="00B270C7">
              <w:rPr>
                <w:rFonts w:ascii="Courier New" w:eastAsia="Times New Roman" w:hAnsi="Courier New" w:cs="Courier New"/>
                <w:sz w:val="20"/>
                <w:szCs w:val="20"/>
                <w:lang w:eastAsia="fr-CA"/>
              </w:rPr>
              <w:t>"</w:t>
            </w:r>
            <w:proofErr w:type="spellStart"/>
            <w:proofErr w:type="gramStart"/>
            <w:r w:rsidRPr="00B270C7">
              <w:rPr>
                <w:rFonts w:ascii="Courier New" w:eastAsia="Times New Roman" w:hAnsi="Courier New" w:cs="Courier New"/>
                <w:sz w:val="20"/>
                <w:szCs w:val="20"/>
                <w:lang w:eastAsia="fr-CA"/>
              </w:rPr>
              <w:t>data.frame</w:t>
            </w:r>
            <w:proofErr w:type="spellEnd"/>
            <w:proofErr w:type="gramEnd"/>
            <w:r w:rsidRPr="00B270C7">
              <w:rPr>
                <w:rFonts w:ascii="Courier New" w:eastAsia="Times New Roman" w:hAnsi="Courier New" w:cs="Courier New"/>
                <w:sz w:val="20"/>
                <w:szCs w:val="20"/>
                <w:lang w:eastAsia="fr-CA"/>
              </w:rPr>
              <w:t>"</w:t>
            </w:r>
            <w:r w:rsidRPr="00B270C7">
              <w:rPr>
                <w:rFonts w:ascii="Times New Roman" w:eastAsia="Times New Roman" w:hAnsi="Times New Roman" w:cs="Times New Roman"/>
                <w:sz w:val="24"/>
                <w:szCs w:val="24"/>
                <w:lang w:eastAsia="fr-CA"/>
              </w:rPr>
              <w:t xml:space="preserve"> ou </w:t>
            </w:r>
            <w:r w:rsidRPr="00B270C7">
              <w:rPr>
                <w:rFonts w:ascii="Courier New" w:eastAsia="Times New Roman" w:hAnsi="Courier New" w:cs="Courier New"/>
                <w:sz w:val="20"/>
                <w:szCs w:val="20"/>
                <w:lang w:eastAsia="fr-CA"/>
              </w:rPr>
              <w:t>"</w:t>
            </w:r>
            <w:proofErr w:type="spellStart"/>
            <w:r w:rsidRPr="00B270C7">
              <w:rPr>
                <w:rFonts w:ascii="Courier New" w:eastAsia="Times New Roman" w:hAnsi="Courier New" w:cs="Courier New"/>
                <w:sz w:val="20"/>
                <w:szCs w:val="20"/>
                <w:lang w:eastAsia="fr-CA"/>
              </w:rPr>
              <w:t>flextable</w:t>
            </w:r>
            <w:proofErr w:type="spellEnd"/>
            <w:r w:rsidRPr="00B270C7">
              <w:rPr>
                <w:rFonts w:ascii="Courier New" w:eastAsia="Times New Roman" w:hAnsi="Courier New" w:cs="Courier New"/>
                <w:sz w:val="20"/>
                <w:szCs w:val="20"/>
                <w:lang w:eastAsia="fr-CA"/>
              </w:rPr>
              <w:t>"</w:t>
            </w:r>
          </w:p>
        </w:tc>
        <w:tc>
          <w:tcPr>
            <w:tcW w:w="0" w:type="auto"/>
            <w:vAlign w:val="center"/>
            <w:hideMark/>
          </w:tcPr>
          <w:p w14:paraId="43A3315C"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Tableau des paramètres par modèle, brut (</w:t>
            </w:r>
            <w:proofErr w:type="spellStart"/>
            <w:proofErr w:type="gramStart"/>
            <w:r w:rsidRPr="00B270C7">
              <w:rPr>
                <w:rFonts w:ascii="Courier New" w:eastAsia="Times New Roman" w:hAnsi="Courier New" w:cs="Courier New"/>
                <w:sz w:val="20"/>
                <w:szCs w:val="20"/>
                <w:lang w:eastAsia="fr-CA"/>
              </w:rPr>
              <w:t>data.frame</w:t>
            </w:r>
            <w:proofErr w:type="spellEnd"/>
            <w:proofErr w:type="gramEnd"/>
            <w:r w:rsidRPr="00B270C7">
              <w:rPr>
                <w:rFonts w:ascii="Times New Roman" w:eastAsia="Times New Roman" w:hAnsi="Times New Roman" w:cs="Times New Roman"/>
                <w:sz w:val="24"/>
                <w:szCs w:val="24"/>
                <w:lang w:eastAsia="fr-CA"/>
              </w:rPr>
              <w:t>) ou formaté (</w:t>
            </w:r>
            <w:proofErr w:type="spellStart"/>
            <w:r w:rsidRPr="00B270C7">
              <w:rPr>
                <w:rFonts w:ascii="Courier New" w:eastAsia="Times New Roman" w:hAnsi="Courier New" w:cs="Courier New"/>
                <w:sz w:val="20"/>
                <w:szCs w:val="20"/>
                <w:lang w:eastAsia="fr-CA"/>
              </w:rPr>
              <w:t>flextable</w:t>
            </w:r>
            <w:proofErr w:type="spellEnd"/>
            <w:r w:rsidRPr="00B270C7">
              <w:rPr>
                <w:rFonts w:ascii="Times New Roman" w:eastAsia="Times New Roman" w:hAnsi="Times New Roman" w:cs="Times New Roman"/>
                <w:sz w:val="24"/>
                <w:szCs w:val="24"/>
                <w:lang w:eastAsia="fr-CA"/>
              </w:rPr>
              <w:t>)</w:t>
            </w:r>
          </w:p>
        </w:tc>
      </w:tr>
      <w:tr w:rsidR="00B270C7" w:rsidRPr="00B270C7" w14:paraId="264BD696" w14:textId="77777777" w:rsidTr="00B270C7">
        <w:trPr>
          <w:tblCellSpacing w:w="15" w:type="dxa"/>
        </w:trPr>
        <w:tc>
          <w:tcPr>
            <w:tcW w:w="0" w:type="auto"/>
            <w:vAlign w:val="center"/>
            <w:hideMark/>
          </w:tcPr>
          <w:p w14:paraId="0F7DB269"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select</w:t>
            </w:r>
            <w:proofErr w:type="gramEnd"/>
            <w:r w:rsidRPr="00B270C7">
              <w:rPr>
                <w:rFonts w:ascii="Courier New" w:eastAsia="Times New Roman" w:hAnsi="Courier New" w:cs="Courier New"/>
                <w:sz w:val="20"/>
                <w:szCs w:val="20"/>
                <w:lang w:eastAsia="fr-CA"/>
              </w:rPr>
              <w:t>_best_croissance_</w:t>
            </w:r>
            <w:proofErr w:type="gramStart"/>
            <w:r w:rsidRPr="00B270C7">
              <w:rPr>
                <w:rFonts w:ascii="Courier New" w:eastAsia="Times New Roman" w:hAnsi="Courier New" w:cs="Courier New"/>
                <w:sz w:val="20"/>
                <w:szCs w:val="20"/>
                <w:lang w:eastAsia="fr-CA"/>
              </w:rPr>
              <w:t>model</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64320ED4"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Sélectionne automatiquement le meilleur modèle selon le plus petit AIC</w:t>
            </w:r>
          </w:p>
        </w:tc>
        <w:tc>
          <w:tcPr>
            <w:tcW w:w="0" w:type="auto"/>
            <w:vAlign w:val="center"/>
            <w:hideMark/>
          </w:tcPr>
          <w:p w14:paraId="6F6FCD0E"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tablemodele</w:t>
            </w:r>
            <w:proofErr w:type="spellEnd"/>
            <w:proofErr w:type="gramEnd"/>
            <w:r w:rsidRPr="00B270C7">
              <w:rPr>
                <w:rFonts w:ascii="Times New Roman" w:eastAsia="Times New Roman" w:hAnsi="Times New Roman" w:cs="Times New Roman"/>
                <w:sz w:val="24"/>
                <w:szCs w:val="24"/>
                <w:lang w:eastAsia="fr-CA"/>
              </w:rPr>
              <w:t xml:space="preserve"> : tableau généré par </w:t>
            </w:r>
            <w:proofErr w:type="spellStart"/>
            <w:r w:rsidRPr="00B270C7">
              <w:rPr>
                <w:rFonts w:ascii="Courier New" w:eastAsia="Times New Roman" w:hAnsi="Courier New" w:cs="Courier New"/>
                <w:sz w:val="20"/>
                <w:szCs w:val="20"/>
                <w:lang w:eastAsia="fr-CA"/>
              </w:rPr>
              <w:t>courbe_croissance_</w:t>
            </w:r>
            <w:proofErr w:type="gramStart"/>
            <w:r w:rsidRPr="00B270C7">
              <w:rPr>
                <w:rFonts w:ascii="Courier New" w:eastAsia="Times New Roman" w:hAnsi="Courier New" w:cs="Courier New"/>
                <w:sz w:val="20"/>
                <w:szCs w:val="20"/>
                <w:lang w:eastAsia="fr-CA"/>
              </w:rPr>
              <w:t>comparaison</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2F1A7D76"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Nom du meilleur modèle (</w:t>
            </w:r>
            <w:r w:rsidRPr="00B270C7">
              <w:rPr>
                <w:rFonts w:ascii="Courier New" w:eastAsia="Times New Roman" w:hAnsi="Courier New" w:cs="Courier New"/>
                <w:sz w:val="20"/>
                <w:szCs w:val="20"/>
                <w:lang w:eastAsia="fr-CA"/>
              </w:rPr>
              <w:t>"Von Bertalanffy"</w:t>
            </w:r>
            <w:r w:rsidRPr="00B270C7">
              <w:rPr>
                <w:rFonts w:ascii="Times New Roman" w:eastAsia="Times New Roman" w:hAnsi="Times New Roman" w:cs="Times New Roman"/>
                <w:sz w:val="24"/>
                <w:szCs w:val="24"/>
                <w:lang w:eastAsia="fr-CA"/>
              </w:rPr>
              <w:t xml:space="preserve">, </w:t>
            </w:r>
            <w:r w:rsidRPr="00B270C7">
              <w:rPr>
                <w:rFonts w:ascii="Courier New" w:eastAsia="Times New Roman" w:hAnsi="Courier New" w:cs="Courier New"/>
                <w:sz w:val="20"/>
                <w:szCs w:val="20"/>
                <w:lang w:eastAsia="fr-CA"/>
              </w:rPr>
              <w:t>"</w:t>
            </w:r>
            <w:proofErr w:type="spellStart"/>
            <w:r w:rsidRPr="00B270C7">
              <w:rPr>
                <w:rFonts w:ascii="Courier New" w:eastAsia="Times New Roman" w:hAnsi="Courier New" w:cs="Courier New"/>
                <w:sz w:val="20"/>
                <w:szCs w:val="20"/>
                <w:lang w:eastAsia="fr-CA"/>
              </w:rPr>
              <w:t>Gompertz</w:t>
            </w:r>
            <w:proofErr w:type="spellEnd"/>
            <w:r w:rsidRPr="00B270C7">
              <w:rPr>
                <w:rFonts w:ascii="Courier New" w:eastAsia="Times New Roman" w:hAnsi="Courier New" w:cs="Courier New"/>
                <w:sz w:val="20"/>
                <w:szCs w:val="20"/>
                <w:lang w:eastAsia="fr-CA"/>
              </w:rPr>
              <w:t>"</w:t>
            </w:r>
            <w:r w:rsidRPr="00B270C7">
              <w:rPr>
                <w:rFonts w:ascii="Times New Roman" w:eastAsia="Times New Roman" w:hAnsi="Times New Roman" w:cs="Times New Roman"/>
                <w:sz w:val="24"/>
                <w:szCs w:val="24"/>
                <w:lang w:eastAsia="fr-CA"/>
              </w:rPr>
              <w:t xml:space="preserve">, ou </w:t>
            </w:r>
            <w:r w:rsidRPr="00B270C7">
              <w:rPr>
                <w:rFonts w:ascii="Courier New" w:eastAsia="Times New Roman" w:hAnsi="Courier New" w:cs="Courier New"/>
                <w:sz w:val="20"/>
                <w:szCs w:val="20"/>
                <w:lang w:eastAsia="fr-CA"/>
              </w:rPr>
              <w:t>"Logistique"</w:t>
            </w:r>
            <w:r w:rsidRPr="00B270C7">
              <w:rPr>
                <w:rFonts w:ascii="Times New Roman" w:eastAsia="Times New Roman" w:hAnsi="Times New Roman" w:cs="Times New Roman"/>
                <w:sz w:val="24"/>
                <w:szCs w:val="24"/>
                <w:lang w:eastAsia="fr-CA"/>
              </w:rPr>
              <w:t>)</w:t>
            </w:r>
          </w:p>
        </w:tc>
      </w:tr>
      <w:tr w:rsidR="00B270C7" w:rsidRPr="00B270C7" w14:paraId="74970983" w14:textId="77777777" w:rsidTr="00B270C7">
        <w:trPr>
          <w:tblCellSpacing w:w="15" w:type="dxa"/>
        </w:trPr>
        <w:tc>
          <w:tcPr>
            <w:tcW w:w="0" w:type="auto"/>
            <w:vAlign w:val="center"/>
            <w:hideMark/>
          </w:tcPr>
          <w:p w14:paraId="4673ED3E"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courbe</w:t>
            </w:r>
            <w:proofErr w:type="gramEnd"/>
            <w:r w:rsidRPr="00B270C7">
              <w:rPr>
                <w:rFonts w:ascii="Courier New" w:eastAsia="Times New Roman" w:hAnsi="Courier New" w:cs="Courier New"/>
                <w:sz w:val="20"/>
                <w:szCs w:val="20"/>
                <w:lang w:eastAsia="fr-CA"/>
              </w:rPr>
              <w:t>_croissance_</w:t>
            </w:r>
            <w:proofErr w:type="gramStart"/>
            <w:r w:rsidRPr="00B270C7">
              <w:rPr>
                <w:rFonts w:ascii="Courier New" w:eastAsia="Times New Roman" w:hAnsi="Courier New" w:cs="Courier New"/>
                <w:sz w:val="20"/>
                <w:szCs w:val="20"/>
                <w:lang w:eastAsia="fr-CA"/>
              </w:rPr>
              <w:t>plot</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68613891"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Génère un graphique de la courbe de croissance ajustée selon le modèle sélectionné</w:t>
            </w:r>
          </w:p>
        </w:tc>
        <w:tc>
          <w:tcPr>
            <w:tcW w:w="0" w:type="auto"/>
            <w:vAlign w:val="center"/>
            <w:hideMark/>
          </w:tcPr>
          <w:p w14:paraId="74C3F2BB"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r w:rsidRPr="00B270C7">
              <w:rPr>
                <w:rFonts w:ascii="Courier New" w:eastAsia="Times New Roman" w:hAnsi="Courier New" w:cs="Courier New"/>
                <w:sz w:val="20"/>
                <w:szCs w:val="20"/>
                <w:lang w:eastAsia="fr-CA"/>
              </w:rPr>
              <w:t>dfspecimen</w:t>
            </w:r>
            <w:proofErr w:type="spellEnd"/>
            <w:r w:rsidRPr="00B270C7">
              <w:rPr>
                <w:rFonts w:ascii="Times New Roman" w:eastAsia="Times New Roman" w:hAnsi="Times New Roman" w:cs="Times New Roman"/>
                <w:sz w:val="24"/>
                <w:szCs w:val="24"/>
                <w:lang w:eastAsia="fr-CA"/>
              </w:rPr>
              <w:t xml:space="preserve"> : tableau avec </w:t>
            </w:r>
            <w:proofErr w:type="spellStart"/>
            <w:r w:rsidRPr="00B270C7">
              <w:rPr>
                <w:rFonts w:ascii="Courier New" w:eastAsia="Times New Roman" w:hAnsi="Courier New" w:cs="Courier New"/>
                <w:sz w:val="20"/>
                <w:szCs w:val="20"/>
                <w:lang w:eastAsia="fr-CA"/>
              </w:rPr>
              <w:t>ltm</w:t>
            </w:r>
            <w:proofErr w:type="spellEnd"/>
            <w:r w:rsidRPr="00B270C7">
              <w:rPr>
                <w:rFonts w:ascii="Times New Roman" w:eastAsia="Times New Roman" w:hAnsi="Times New Roman" w:cs="Times New Roman"/>
                <w:sz w:val="24"/>
                <w:szCs w:val="24"/>
                <w:lang w:eastAsia="fr-CA"/>
              </w:rPr>
              <w:t xml:space="preserve">, </w:t>
            </w:r>
            <w:proofErr w:type="spellStart"/>
            <w:r w:rsidRPr="00B270C7">
              <w:rPr>
                <w:rFonts w:ascii="Courier New" w:eastAsia="Times New Roman" w:hAnsi="Courier New" w:cs="Courier New"/>
                <w:sz w:val="20"/>
                <w:szCs w:val="20"/>
                <w:lang w:eastAsia="fr-CA"/>
              </w:rPr>
              <w:t>age</w:t>
            </w:r>
            <w:proofErr w:type="spellEnd"/>
            <w:r w:rsidRPr="00B270C7">
              <w:rPr>
                <w:rFonts w:ascii="Times New Roman" w:eastAsia="Times New Roman" w:hAnsi="Times New Roman" w:cs="Times New Roman"/>
                <w:sz w:val="24"/>
                <w:szCs w:val="24"/>
                <w:lang w:eastAsia="fr-CA"/>
              </w:rPr>
              <w:t xml:space="preserve">, </w:t>
            </w:r>
            <w:proofErr w:type="spellStart"/>
            <w:r w:rsidRPr="00B270C7">
              <w:rPr>
                <w:rFonts w:ascii="Courier New" w:eastAsia="Times New Roman" w:hAnsi="Courier New" w:cs="Courier New"/>
                <w:sz w:val="20"/>
                <w:szCs w:val="20"/>
                <w:lang w:eastAsia="fr-CA"/>
              </w:rPr>
              <w:t>no_specimen</w:t>
            </w:r>
            <w:proofErr w:type="spellEnd"/>
            <w:r w:rsidRPr="00B270C7">
              <w:rPr>
                <w:rFonts w:ascii="Times New Roman" w:eastAsia="Times New Roman" w:hAnsi="Times New Roman" w:cs="Times New Roman"/>
                <w:sz w:val="24"/>
                <w:szCs w:val="24"/>
                <w:lang w:eastAsia="fr-CA"/>
              </w:rPr>
              <w:t xml:space="preserve"> </w:t>
            </w:r>
            <w:r w:rsidRPr="00B270C7">
              <w:rPr>
                <w:rFonts w:ascii="Times New Roman" w:eastAsia="Times New Roman" w:hAnsi="Times New Roman" w:cs="Times New Roman"/>
                <w:sz w:val="24"/>
                <w:szCs w:val="24"/>
                <w:lang w:eastAsia="fr-CA"/>
              </w:rPr>
              <w:br/>
            </w:r>
            <w:proofErr w:type="spellStart"/>
            <w:r w:rsidRPr="00B270C7">
              <w:rPr>
                <w:rFonts w:ascii="Courier New" w:eastAsia="Times New Roman" w:hAnsi="Courier New" w:cs="Courier New"/>
                <w:sz w:val="20"/>
                <w:szCs w:val="20"/>
                <w:lang w:eastAsia="fr-CA"/>
              </w:rPr>
              <w:t>tablemodele</w:t>
            </w:r>
            <w:proofErr w:type="spellEnd"/>
            <w:r w:rsidRPr="00B270C7">
              <w:rPr>
                <w:rFonts w:ascii="Times New Roman" w:eastAsia="Times New Roman" w:hAnsi="Times New Roman" w:cs="Times New Roman"/>
                <w:sz w:val="24"/>
                <w:szCs w:val="24"/>
                <w:lang w:eastAsia="fr-CA"/>
              </w:rPr>
              <w:t xml:space="preserve"> : paramètres des modèles </w:t>
            </w:r>
            <w:r w:rsidRPr="00B270C7">
              <w:rPr>
                <w:rFonts w:ascii="Times New Roman" w:eastAsia="Times New Roman" w:hAnsi="Times New Roman" w:cs="Times New Roman"/>
                <w:sz w:val="24"/>
                <w:szCs w:val="24"/>
                <w:lang w:eastAsia="fr-CA"/>
              </w:rPr>
              <w:br/>
            </w:r>
            <w:proofErr w:type="spellStart"/>
            <w:r w:rsidRPr="00B270C7">
              <w:rPr>
                <w:rFonts w:ascii="Courier New" w:eastAsia="Times New Roman" w:hAnsi="Courier New" w:cs="Courier New"/>
                <w:sz w:val="20"/>
                <w:szCs w:val="20"/>
                <w:lang w:eastAsia="fr-CA"/>
              </w:rPr>
              <w:t>modele</w:t>
            </w:r>
            <w:proofErr w:type="spellEnd"/>
            <w:r w:rsidRPr="00B270C7">
              <w:rPr>
                <w:rFonts w:ascii="Times New Roman" w:eastAsia="Times New Roman" w:hAnsi="Times New Roman" w:cs="Times New Roman"/>
                <w:sz w:val="24"/>
                <w:szCs w:val="24"/>
                <w:lang w:eastAsia="fr-CA"/>
              </w:rPr>
              <w:t xml:space="preserve"> : nom du modèle choisi</w:t>
            </w:r>
          </w:p>
        </w:tc>
        <w:tc>
          <w:tcPr>
            <w:tcW w:w="0" w:type="auto"/>
            <w:vAlign w:val="center"/>
            <w:hideMark/>
          </w:tcPr>
          <w:p w14:paraId="1C43EAE5"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 xml:space="preserve">Graphique </w:t>
            </w:r>
            <w:proofErr w:type="spellStart"/>
            <w:r w:rsidRPr="00B270C7">
              <w:rPr>
                <w:rFonts w:ascii="Courier New" w:eastAsia="Times New Roman" w:hAnsi="Courier New" w:cs="Courier New"/>
                <w:sz w:val="20"/>
                <w:szCs w:val="20"/>
                <w:lang w:eastAsia="fr-CA"/>
              </w:rPr>
              <w:t>ggplot</w:t>
            </w:r>
            <w:proofErr w:type="spellEnd"/>
            <w:r w:rsidRPr="00B270C7">
              <w:rPr>
                <w:rFonts w:ascii="Times New Roman" w:eastAsia="Times New Roman" w:hAnsi="Times New Roman" w:cs="Times New Roman"/>
                <w:sz w:val="24"/>
                <w:szCs w:val="24"/>
                <w:lang w:eastAsia="fr-CA"/>
              </w:rPr>
              <w:t xml:space="preserve"> avec courbe ajustée, points observés, </w:t>
            </w:r>
            <w:proofErr w:type="spellStart"/>
            <w:r w:rsidRPr="00B270C7">
              <w:rPr>
                <w:rFonts w:ascii="Times New Roman" w:eastAsia="Times New Roman" w:hAnsi="Times New Roman" w:cs="Times New Roman"/>
                <w:sz w:val="24"/>
                <w:szCs w:val="24"/>
                <w:lang w:eastAsia="fr-CA"/>
              </w:rPr>
              <w:t>Linf</w:t>
            </w:r>
            <w:proofErr w:type="spellEnd"/>
            <w:r w:rsidRPr="00B270C7">
              <w:rPr>
                <w:rFonts w:ascii="Times New Roman" w:eastAsia="Times New Roman" w:hAnsi="Times New Roman" w:cs="Times New Roman"/>
                <w:sz w:val="24"/>
                <w:szCs w:val="24"/>
                <w:lang w:eastAsia="fr-CA"/>
              </w:rPr>
              <w:t xml:space="preserve"> et intervalles </w:t>
            </w:r>
            <w:r w:rsidRPr="00B270C7">
              <w:rPr>
                <w:rFonts w:ascii="Times New Roman" w:eastAsia="Times New Roman" w:hAnsi="Times New Roman" w:cs="Times New Roman"/>
                <w:sz w:val="24"/>
                <w:szCs w:val="24"/>
                <w:lang w:eastAsia="fr-CA"/>
              </w:rPr>
              <w:lastRenderedPageBreak/>
              <w:t>de confiance</w:t>
            </w:r>
          </w:p>
        </w:tc>
      </w:tr>
    </w:tbl>
    <w:p w14:paraId="2077351A" w14:textId="77777777" w:rsidR="00B270C7" w:rsidRDefault="00B270C7" w:rsidP="00F71558"/>
    <w:p w14:paraId="38E1D6F5" w14:textId="5ED0F9AD" w:rsidR="00F71558" w:rsidRDefault="00EF5B45" w:rsidP="00EF5B45">
      <w:pPr>
        <w:pStyle w:val="Titre2"/>
      </w:pPr>
      <w:r>
        <w:t>M</w:t>
      </w:r>
      <w:r w:rsidR="00F71558">
        <w:t>ortalité</w:t>
      </w:r>
    </w:p>
    <w:p w14:paraId="53FADB16" w14:textId="77777777" w:rsidR="00EF5B45" w:rsidRDefault="00EF5B45" w:rsidP="00F71558"/>
    <w:p w14:paraId="5AD55F35" w14:textId="05EF2FD6" w:rsidR="00F71558" w:rsidRPr="00F71558" w:rsidRDefault="007C65E2" w:rsidP="00EF5B45">
      <w:pPr>
        <w:pStyle w:val="Titre2"/>
      </w:pPr>
      <w:r>
        <w:t>Maturité</w:t>
      </w:r>
      <w:r w:rsidR="00F71558">
        <w:t xml:space="preserve"> sexuelle</w:t>
      </w:r>
    </w:p>
    <w:p w14:paraId="136BBCC2" w14:textId="77777777" w:rsidR="005F16A7" w:rsidRDefault="005F16A7" w:rsidP="00996036"/>
    <w:p w14:paraId="538AAD2E" w14:textId="02B06003" w:rsidR="00996036" w:rsidRPr="00996036" w:rsidRDefault="00996036" w:rsidP="00677AB5">
      <w:pPr>
        <w:pStyle w:val="Titre1"/>
      </w:pPr>
      <w:r w:rsidRPr="00996036">
        <w:t>Exportation des résultats</w:t>
      </w:r>
    </w:p>
    <w:p w14:paraId="0A22AAE3" w14:textId="77777777" w:rsidR="00996036" w:rsidRDefault="00996036" w:rsidP="00996036">
      <w:r>
        <w:t>- Formats disponibles</w:t>
      </w:r>
    </w:p>
    <w:p w14:paraId="6F026C87" w14:textId="77777777" w:rsidR="00996036" w:rsidRDefault="00996036" w:rsidP="00996036">
      <w:r>
        <w:t>- Personnalisation des exports</w:t>
      </w:r>
    </w:p>
    <w:p w14:paraId="4B0A5B5F" w14:textId="77777777" w:rsidR="00996036" w:rsidRDefault="00996036" w:rsidP="00996036">
      <w:r>
        <w:t>- Emplacement des fichiers enregistrés</w:t>
      </w:r>
    </w:p>
    <w:p w14:paraId="023544EE" w14:textId="77777777" w:rsidR="008010FF" w:rsidRDefault="008010FF" w:rsidP="005130A2">
      <w:pPr>
        <w:spacing w:before="100" w:beforeAutospacing="1" w:after="100" w:afterAutospacing="1"/>
      </w:pPr>
    </w:p>
    <w:p w14:paraId="447E0418" w14:textId="77777777" w:rsidR="00677AB5" w:rsidRDefault="00677AB5" w:rsidP="00677AB5">
      <w:pPr>
        <w:pStyle w:val="Titre1"/>
      </w:pPr>
      <w:r w:rsidRPr="00677AB5">
        <w:t>Annexes</w:t>
      </w:r>
    </w:p>
    <w:p w14:paraId="0F077970" w14:textId="2C555805" w:rsidR="00D349C5" w:rsidRPr="00D349C5" w:rsidRDefault="00D349C5" w:rsidP="00D349C5">
      <w:r>
        <w:t>REPREX</w:t>
      </w:r>
    </w:p>
    <w:p w14:paraId="316FDFF7" w14:textId="7090A6F6" w:rsidR="00677AB5" w:rsidRPr="005E03BD" w:rsidRDefault="00677AB5" w:rsidP="00677AB5">
      <w:r w:rsidRPr="00677AB5">
        <w:rPr>
          <w:rStyle w:val="Titre2Car"/>
        </w:rPr>
        <w:t>Dictionnaire des variables</w:t>
      </w:r>
    </w:p>
    <w:p w14:paraId="76434297" w14:textId="134D6780" w:rsidR="008010FF" w:rsidRDefault="00677AB5" w:rsidP="00677AB5">
      <w:pPr>
        <w:pStyle w:val="Titre2"/>
      </w:pPr>
      <w:r>
        <w:t>Liste des codes utilisés</w:t>
      </w:r>
    </w:p>
    <w:sdt>
      <w:sdtPr>
        <w:rPr>
          <w:rFonts w:asciiTheme="minorHAnsi" w:eastAsiaTheme="minorHAnsi" w:hAnsiTheme="minorHAnsi" w:cstheme="minorBidi"/>
          <w:color w:val="auto"/>
          <w:sz w:val="22"/>
          <w:szCs w:val="22"/>
          <w:lang w:val="fr-FR"/>
        </w:rPr>
        <w:id w:val="1457144417"/>
        <w:docPartObj>
          <w:docPartGallery w:val="Bibliographies"/>
          <w:docPartUnique/>
        </w:docPartObj>
      </w:sdtPr>
      <w:sdtEndPr>
        <w:rPr>
          <w:lang w:val="fr-CA"/>
        </w:rPr>
      </w:sdtEndPr>
      <w:sdtContent>
        <w:p w14:paraId="33A397F4" w14:textId="185FB9F4" w:rsidR="002145DB" w:rsidRDefault="002145DB">
          <w:pPr>
            <w:pStyle w:val="Titre1"/>
          </w:pPr>
          <w:r>
            <w:rPr>
              <w:lang w:val="fr-FR"/>
            </w:rPr>
            <w:t>Bibliographie</w:t>
          </w:r>
        </w:p>
        <w:sdt>
          <w:sdtPr>
            <w:id w:val="111145805"/>
            <w:bibliography/>
          </w:sdtPr>
          <w:sdtContent>
            <w:p w14:paraId="4A855E11" w14:textId="77777777" w:rsidR="00D349C5" w:rsidRPr="005E03BD" w:rsidRDefault="002145DB" w:rsidP="00D349C5">
              <w:pPr>
                <w:pStyle w:val="Bibliographie"/>
                <w:ind w:left="720" w:hanging="720"/>
                <w:rPr>
                  <w:noProof/>
                  <w:sz w:val="24"/>
                  <w:szCs w:val="24"/>
                  <w:lang w:val="en-CA"/>
                </w:rPr>
              </w:pPr>
              <w:r>
                <w:fldChar w:fldCharType="begin"/>
              </w:r>
              <w:r w:rsidRPr="001835A4">
                <w:instrText>BIBLIOGRAPHY</w:instrText>
              </w:r>
              <w:r>
                <w:fldChar w:fldCharType="separate"/>
              </w:r>
              <w:r w:rsidR="00D349C5">
                <w:rPr>
                  <w:noProof/>
                  <w:lang w:val="fr-FR"/>
                </w:rPr>
                <w:t xml:space="preserve">Chang, W., Cheng, J., Allaire, J., Sievert, C., Schloerke, B., Xie, Y., . . . </w:t>
              </w:r>
              <w:r w:rsidR="00D349C5" w:rsidRPr="005E03BD">
                <w:rPr>
                  <w:noProof/>
                  <w:lang w:val="en-CA"/>
                </w:rPr>
                <w:t>Borges, B. (2025). shiny: Web Application Framework for R. Récupéré sur https://github.com/rstudio/shiny</w:t>
              </w:r>
            </w:p>
            <w:p w14:paraId="79768BB6" w14:textId="77777777" w:rsidR="00D349C5" w:rsidRPr="00D349C5" w:rsidRDefault="00D349C5" w:rsidP="00D349C5">
              <w:pPr>
                <w:pStyle w:val="Bibliographie"/>
                <w:ind w:left="720" w:hanging="720"/>
                <w:rPr>
                  <w:noProof/>
                  <w:lang w:val="en-CA"/>
                </w:rPr>
              </w:pPr>
              <w:r w:rsidRPr="00D349C5">
                <w:rPr>
                  <w:noProof/>
                  <w:lang w:val="en-CA"/>
                </w:rPr>
                <w:t xml:space="preserve">Fay, C., Rochette, S., Guyader, V., &amp; Girard, C. (2022). </w:t>
              </w:r>
              <w:r w:rsidRPr="00D349C5">
                <w:rPr>
                  <w:i/>
                  <w:iCs/>
                  <w:noProof/>
                  <w:lang w:val="en-CA"/>
                </w:rPr>
                <w:t>Engineering Production-Grade Shiny Apps.</w:t>
              </w:r>
              <w:r w:rsidRPr="00D349C5">
                <w:rPr>
                  <w:noProof/>
                  <w:lang w:val="en-CA"/>
                </w:rPr>
                <w:t xml:space="preserve"> Boca Raton: CRC Press.</w:t>
              </w:r>
            </w:p>
            <w:p w14:paraId="53DAC7A4" w14:textId="77777777" w:rsidR="00D349C5" w:rsidRPr="00D349C5" w:rsidRDefault="00D349C5" w:rsidP="00D349C5">
              <w:pPr>
                <w:pStyle w:val="Bibliographie"/>
                <w:ind w:left="720" w:hanging="720"/>
                <w:rPr>
                  <w:noProof/>
                  <w:lang w:val="en-CA"/>
                </w:rPr>
              </w:pPr>
              <w:r w:rsidRPr="00D349C5">
                <w:rPr>
                  <w:noProof/>
                  <w:lang w:val="en-CA"/>
                </w:rPr>
                <w:t xml:space="preserve">Gandrud, C. (2020). </w:t>
              </w:r>
              <w:r w:rsidRPr="00D349C5">
                <w:rPr>
                  <w:i/>
                  <w:iCs/>
                  <w:noProof/>
                  <w:lang w:val="en-CA"/>
                </w:rPr>
                <w:t>Reproducible Research with R and RStudio.</w:t>
              </w:r>
              <w:r w:rsidRPr="00D349C5">
                <w:rPr>
                  <w:noProof/>
                  <w:lang w:val="en-CA"/>
                </w:rPr>
                <w:t xml:space="preserve"> New York: Chapman &amp; Hall/CRC The R Series.</w:t>
              </w:r>
            </w:p>
            <w:p w14:paraId="0B29C89B" w14:textId="77777777" w:rsidR="00D349C5" w:rsidRPr="00D349C5" w:rsidRDefault="00D349C5" w:rsidP="00D349C5">
              <w:pPr>
                <w:pStyle w:val="Bibliographie"/>
                <w:ind w:left="720" w:hanging="720"/>
                <w:rPr>
                  <w:noProof/>
                  <w:lang w:val="en-CA"/>
                </w:rPr>
              </w:pPr>
              <w:r w:rsidRPr="00D349C5">
                <w:rPr>
                  <w:noProof/>
                  <w:lang w:val="en-CA"/>
                </w:rPr>
                <w:t xml:space="preserve">Granjon, D. (2022). </w:t>
              </w:r>
              <w:r w:rsidRPr="00D349C5">
                <w:rPr>
                  <w:i/>
                  <w:iCs/>
                  <w:noProof/>
                  <w:lang w:val="en-CA"/>
                </w:rPr>
                <w:t>Outstanding User Interfaces with Shiny.</w:t>
              </w:r>
              <w:r w:rsidRPr="00D349C5">
                <w:rPr>
                  <w:noProof/>
                  <w:lang w:val="en-CA"/>
                </w:rPr>
                <w:t xml:space="preserve"> New York: Chapman &amp; Hall/CRC The R Series.</w:t>
              </w:r>
            </w:p>
            <w:p w14:paraId="5D01969B" w14:textId="77777777" w:rsidR="00D349C5" w:rsidRPr="00D349C5" w:rsidRDefault="00D349C5" w:rsidP="00D349C5">
              <w:pPr>
                <w:pStyle w:val="Bibliographie"/>
                <w:ind w:left="720" w:hanging="720"/>
                <w:rPr>
                  <w:noProof/>
                  <w:lang w:val="en-CA"/>
                </w:rPr>
              </w:pPr>
              <w:r w:rsidRPr="00D349C5">
                <w:rPr>
                  <w:noProof/>
                  <w:lang w:val="en-CA"/>
                </w:rPr>
                <w:t xml:space="preserve">Haddon, M. (2020). </w:t>
              </w:r>
              <w:r w:rsidRPr="00D349C5">
                <w:rPr>
                  <w:i/>
                  <w:iCs/>
                  <w:noProof/>
                  <w:lang w:val="en-CA"/>
                </w:rPr>
                <w:t>Using R for Modelling and Quantitative Methods in Fisheries.</w:t>
              </w:r>
              <w:r w:rsidRPr="00D349C5">
                <w:rPr>
                  <w:noProof/>
                  <w:lang w:val="en-CA"/>
                </w:rPr>
                <w:t xml:space="preserve"> New York: Chapman &amp; Hall/CRC The R Series.</w:t>
              </w:r>
            </w:p>
            <w:p w14:paraId="20FBB045" w14:textId="77777777" w:rsidR="00D349C5" w:rsidRPr="00D349C5" w:rsidRDefault="00D349C5" w:rsidP="00D349C5">
              <w:pPr>
                <w:pStyle w:val="Bibliographie"/>
                <w:ind w:left="720" w:hanging="720"/>
                <w:rPr>
                  <w:noProof/>
                  <w:lang w:val="en-CA"/>
                </w:rPr>
              </w:pPr>
              <w:r w:rsidRPr="00D349C5">
                <w:rPr>
                  <w:noProof/>
                  <w:lang w:val="en-CA"/>
                </w:rPr>
                <w:t xml:space="preserve">Ogle, D. (2016). </w:t>
              </w:r>
              <w:r w:rsidRPr="00D349C5">
                <w:rPr>
                  <w:i/>
                  <w:iCs/>
                  <w:noProof/>
                  <w:lang w:val="en-CA"/>
                </w:rPr>
                <w:t>Introductory Fisheries Analyses with R.</w:t>
              </w:r>
              <w:r w:rsidRPr="00D349C5">
                <w:rPr>
                  <w:noProof/>
                  <w:lang w:val="en-CA"/>
                </w:rPr>
                <w:t xml:space="preserve"> New York: Chapman &amp; Hall/CRC The R Series.</w:t>
              </w:r>
            </w:p>
            <w:p w14:paraId="72A6197C" w14:textId="77777777" w:rsidR="00D349C5" w:rsidRDefault="00D349C5" w:rsidP="00D349C5">
              <w:pPr>
                <w:pStyle w:val="Bibliographie"/>
                <w:ind w:left="720" w:hanging="720"/>
                <w:rPr>
                  <w:noProof/>
                  <w:lang w:val="fr-FR"/>
                </w:rPr>
              </w:pPr>
              <w:r>
                <w:rPr>
                  <w:noProof/>
                  <w:lang w:val="fr-FR"/>
                </w:rPr>
                <w:lastRenderedPageBreak/>
                <w:t xml:space="preserve">Service de la faune aquatique. (2011). </w:t>
              </w:r>
              <w:r>
                <w:rPr>
                  <w:i/>
                  <w:iCs/>
                  <w:noProof/>
                  <w:lang w:val="fr-FR"/>
                </w:rPr>
                <w:t>Guide de normalisation des méthodes d’inventaire ichtyologique en eaux intérieures, Tome I, Acquisition de données.</w:t>
              </w:r>
              <w:r>
                <w:rPr>
                  <w:noProof/>
                  <w:lang w:val="fr-FR"/>
                </w:rPr>
                <w:t xml:space="preserve"> Québec: ministère des Ressources naturelles et de la Faune.</w:t>
              </w:r>
            </w:p>
            <w:p w14:paraId="692CA2C1" w14:textId="77777777" w:rsidR="00D349C5" w:rsidRPr="00D349C5" w:rsidRDefault="00D349C5" w:rsidP="00D349C5">
              <w:pPr>
                <w:pStyle w:val="Bibliographie"/>
                <w:ind w:left="720" w:hanging="720"/>
                <w:rPr>
                  <w:noProof/>
                  <w:lang w:val="en-CA"/>
                </w:rPr>
              </w:pPr>
              <w:r>
                <w:rPr>
                  <w:noProof/>
                  <w:lang w:val="fr-FR"/>
                </w:rPr>
                <w:t xml:space="preserve">Wickham, H. (2019). </w:t>
              </w:r>
              <w:r w:rsidRPr="00D349C5">
                <w:rPr>
                  <w:i/>
                  <w:iCs/>
                  <w:noProof/>
                  <w:lang w:val="en-CA"/>
                </w:rPr>
                <w:t>Advanced R, Second Edition.</w:t>
              </w:r>
              <w:r w:rsidRPr="00D349C5">
                <w:rPr>
                  <w:noProof/>
                  <w:lang w:val="en-CA"/>
                </w:rPr>
                <w:t xml:space="preserve"> New York: Chapman &amp; Hall/CRC The R Series.</w:t>
              </w:r>
            </w:p>
            <w:p w14:paraId="706CB7ED" w14:textId="77777777" w:rsidR="00D349C5" w:rsidRPr="00D349C5" w:rsidRDefault="00D349C5" w:rsidP="00D349C5">
              <w:pPr>
                <w:pStyle w:val="Bibliographie"/>
                <w:ind w:left="720" w:hanging="720"/>
                <w:rPr>
                  <w:noProof/>
                  <w:lang w:val="en-CA"/>
                </w:rPr>
              </w:pPr>
              <w:r w:rsidRPr="00D349C5">
                <w:rPr>
                  <w:noProof/>
                  <w:lang w:val="en-CA"/>
                </w:rPr>
                <w:t xml:space="preserve">Wickham, H. (2021). </w:t>
              </w:r>
              <w:r w:rsidRPr="00D349C5">
                <w:rPr>
                  <w:i/>
                  <w:iCs/>
                  <w:noProof/>
                  <w:lang w:val="en-CA"/>
                </w:rPr>
                <w:t>Mastering Shiny.</w:t>
              </w:r>
              <w:r w:rsidRPr="00D349C5">
                <w:rPr>
                  <w:noProof/>
                  <w:lang w:val="en-CA"/>
                </w:rPr>
                <w:t xml:space="preserve"> O'Reilly Media.</w:t>
              </w:r>
            </w:p>
            <w:p w14:paraId="15D8FBEE" w14:textId="77777777" w:rsidR="00D349C5" w:rsidRPr="00D349C5" w:rsidRDefault="00D349C5" w:rsidP="00D349C5">
              <w:pPr>
                <w:pStyle w:val="Bibliographie"/>
                <w:ind w:left="720" w:hanging="720"/>
                <w:rPr>
                  <w:noProof/>
                  <w:lang w:val="en-CA"/>
                </w:rPr>
              </w:pPr>
              <w:r w:rsidRPr="00D349C5">
                <w:rPr>
                  <w:noProof/>
                  <w:lang w:val="en-CA"/>
                </w:rPr>
                <w:t xml:space="preserve">Wickham, H., &amp; Bryan, J. (2023). </w:t>
              </w:r>
              <w:r w:rsidRPr="00D349C5">
                <w:rPr>
                  <w:i/>
                  <w:iCs/>
                  <w:noProof/>
                  <w:lang w:val="en-CA"/>
                </w:rPr>
                <w:t>R Packages (2e).</w:t>
              </w:r>
              <w:r w:rsidRPr="00D349C5">
                <w:rPr>
                  <w:noProof/>
                  <w:lang w:val="en-CA"/>
                </w:rPr>
                <w:t xml:space="preserve"> Sebastopol: O'Reilly Media.</w:t>
              </w:r>
            </w:p>
            <w:p w14:paraId="4045A49D" w14:textId="77777777" w:rsidR="00D349C5" w:rsidRPr="00D349C5" w:rsidRDefault="00D349C5" w:rsidP="00D349C5">
              <w:pPr>
                <w:pStyle w:val="Bibliographie"/>
                <w:ind w:left="720" w:hanging="720"/>
                <w:rPr>
                  <w:noProof/>
                  <w:lang w:val="en-CA"/>
                </w:rPr>
              </w:pPr>
              <w:r w:rsidRPr="00D349C5">
                <w:rPr>
                  <w:noProof/>
                  <w:lang w:val="en-CA"/>
                </w:rPr>
                <w:t xml:space="preserve">Wickham, H., Grolemund, G., &amp; Cetinkaya-Rundel, M. (2023). </w:t>
              </w:r>
              <w:r w:rsidRPr="00D349C5">
                <w:rPr>
                  <w:i/>
                  <w:iCs/>
                  <w:noProof/>
                  <w:lang w:val="en-CA"/>
                </w:rPr>
                <w:t>R for Data Science, 2nd Edition.</w:t>
              </w:r>
              <w:r w:rsidRPr="00D349C5">
                <w:rPr>
                  <w:noProof/>
                  <w:lang w:val="en-CA"/>
                </w:rPr>
                <w:t xml:space="preserve"> O'Reilly Media, Inc.</w:t>
              </w:r>
            </w:p>
            <w:p w14:paraId="4AC8FBFE" w14:textId="77777777" w:rsidR="00D349C5" w:rsidRPr="00D349C5" w:rsidRDefault="00D349C5" w:rsidP="00D349C5">
              <w:pPr>
                <w:pStyle w:val="Bibliographie"/>
                <w:ind w:left="720" w:hanging="720"/>
                <w:rPr>
                  <w:noProof/>
                  <w:lang w:val="en-CA"/>
                </w:rPr>
              </w:pPr>
              <w:r w:rsidRPr="00D349C5">
                <w:rPr>
                  <w:noProof/>
                  <w:lang w:val="en-CA"/>
                </w:rPr>
                <w:t xml:space="preserve">Wickham, H., Navarro, D., &amp; Pedersen, T. L. (2016). </w:t>
              </w:r>
              <w:r w:rsidRPr="00D349C5">
                <w:rPr>
                  <w:i/>
                  <w:iCs/>
                  <w:noProof/>
                  <w:lang w:val="en-CA"/>
                </w:rPr>
                <w:t>ggplot2: Elegant Graphics for Data Analysis (3e).</w:t>
              </w:r>
              <w:r w:rsidRPr="00D349C5">
                <w:rPr>
                  <w:noProof/>
                  <w:lang w:val="en-CA"/>
                </w:rPr>
                <w:t xml:space="preserve"> Springer Cham Use R! .</w:t>
              </w:r>
            </w:p>
            <w:p w14:paraId="1B781AC3" w14:textId="77777777" w:rsidR="00D349C5" w:rsidRDefault="00D349C5" w:rsidP="00D349C5">
              <w:pPr>
                <w:pStyle w:val="Bibliographie"/>
                <w:ind w:left="720" w:hanging="720"/>
                <w:rPr>
                  <w:noProof/>
                  <w:lang w:val="fr-FR"/>
                </w:rPr>
              </w:pPr>
              <w:r w:rsidRPr="00D349C5">
                <w:rPr>
                  <w:noProof/>
                  <w:lang w:val="en-CA"/>
                </w:rPr>
                <w:t xml:space="preserve">Xie, Y., Dervieux, C., &amp; Riederer, E. (2020). </w:t>
              </w:r>
              <w:r w:rsidRPr="00D349C5">
                <w:rPr>
                  <w:i/>
                  <w:iCs/>
                  <w:noProof/>
                  <w:lang w:val="en-CA"/>
                </w:rPr>
                <w:t>R Markdown Cookbook.</w:t>
              </w:r>
              <w:r w:rsidRPr="00D349C5">
                <w:rPr>
                  <w:noProof/>
                  <w:lang w:val="en-CA"/>
                </w:rPr>
                <w:t xml:space="preserve"> </w:t>
              </w:r>
              <w:r>
                <w:rPr>
                  <w:noProof/>
                  <w:lang w:val="fr-FR"/>
                </w:rPr>
                <w:t>New York: Chapman &amp; Hall/CRC The R Series.</w:t>
              </w:r>
            </w:p>
            <w:p w14:paraId="26093D2A" w14:textId="467E5E30" w:rsidR="002145DB" w:rsidRDefault="002145DB" w:rsidP="00D349C5">
              <w:r>
                <w:rPr>
                  <w:b/>
                  <w:bCs/>
                </w:rPr>
                <w:fldChar w:fldCharType="end"/>
              </w:r>
            </w:p>
          </w:sdtContent>
        </w:sdt>
      </w:sdtContent>
    </w:sdt>
    <w:p w14:paraId="6C97B7AE"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proofErr w:type="spellStart"/>
      <w:r w:rsidRPr="00A031D6">
        <w:rPr>
          <w:rFonts w:ascii="Times New Roman" w:eastAsia="Times New Roman" w:hAnsi="Times New Roman" w:cs="Times New Roman"/>
          <w:b/>
          <w:bCs/>
          <w:sz w:val="24"/>
          <w:szCs w:val="24"/>
          <w:lang w:eastAsia="fr-CA"/>
        </w:rPr>
        <w:t>Bartoń</w:t>
      </w:r>
      <w:proofErr w:type="spellEnd"/>
      <w:r w:rsidRPr="00A031D6">
        <w:rPr>
          <w:rFonts w:ascii="Times New Roman" w:eastAsia="Times New Roman" w:hAnsi="Times New Roman" w:cs="Times New Roman"/>
          <w:b/>
          <w:bCs/>
          <w:sz w:val="24"/>
          <w:szCs w:val="24"/>
          <w:lang w:eastAsia="fr-CA"/>
        </w:rPr>
        <w:t>, K.</w:t>
      </w:r>
      <w:r w:rsidRPr="00A031D6">
        <w:rPr>
          <w:rFonts w:ascii="Times New Roman" w:eastAsia="Times New Roman" w:hAnsi="Times New Roman" w:cs="Times New Roman"/>
          <w:sz w:val="24"/>
          <w:szCs w:val="24"/>
          <w:lang w:eastAsia="fr-CA"/>
        </w:rPr>
        <w:t xml:space="preserve"> (2023). </w:t>
      </w:r>
      <w:proofErr w:type="spellStart"/>
      <w:r w:rsidRPr="00A031D6">
        <w:rPr>
          <w:rFonts w:ascii="Times New Roman" w:eastAsia="Times New Roman" w:hAnsi="Times New Roman" w:cs="Times New Roman"/>
          <w:i/>
          <w:iCs/>
          <w:sz w:val="24"/>
          <w:szCs w:val="24"/>
          <w:lang w:eastAsia="fr-CA"/>
        </w:rPr>
        <w:t>MuMIn</w:t>
      </w:r>
      <w:proofErr w:type="spellEnd"/>
      <w:r w:rsidRPr="00A031D6">
        <w:rPr>
          <w:rFonts w:ascii="Times New Roman" w:eastAsia="Times New Roman" w:hAnsi="Times New Roman" w:cs="Times New Roman"/>
          <w:i/>
          <w:iCs/>
          <w:sz w:val="24"/>
          <w:szCs w:val="24"/>
          <w:lang w:eastAsia="fr-CA"/>
        </w:rPr>
        <w:t xml:space="preserve">: Multi-Model </w:t>
      </w:r>
      <w:proofErr w:type="spellStart"/>
      <w:r w:rsidRPr="00A031D6">
        <w:rPr>
          <w:rFonts w:ascii="Times New Roman" w:eastAsia="Times New Roman" w:hAnsi="Times New Roman" w:cs="Times New Roman"/>
          <w:i/>
          <w:iCs/>
          <w:sz w:val="24"/>
          <w:szCs w:val="24"/>
          <w:lang w:eastAsia="fr-CA"/>
        </w:rPr>
        <w:t>Inference</w:t>
      </w:r>
      <w:proofErr w:type="spellEnd"/>
      <w:r w:rsidRPr="00A031D6">
        <w:rPr>
          <w:rFonts w:ascii="Times New Roman" w:eastAsia="Times New Roman" w:hAnsi="Times New Roman" w:cs="Times New Roman"/>
          <w:sz w:val="24"/>
          <w:szCs w:val="24"/>
          <w:lang w:eastAsia="fr-CA"/>
        </w:rPr>
        <w:t xml:space="preserve">. R package. </w:t>
      </w:r>
      <w:hyperlink r:id="rId12" w:tgtFrame="_new" w:history="1">
        <w:r w:rsidRPr="00A031D6">
          <w:rPr>
            <w:rFonts w:ascii="Times New Roman" w:eastAsia="Times New Roman" w:hAnsi="Times New Roman" w:cs="Times New Roman"/>
            <w:color w:val="0000FF"/>
            <w:sz w:val="24"/>
            <w:szCs w:val="24"/>
            <w:u w:val="single"/>
            <w:lang w:eastAsia="fr-CA"/>
          </w:rPr>
          <w:t>https://CRAN.R-project.org/package=MuMIn</w:t>
        </w:r>
      </w:hyperlink>
    </w:p>
    <w:p w14:paraId="136E843A"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eastAsia="fr-CA"/>
        </w:rPr>
        <w:t xml:space="preserve">Baty, F., Ritz, C., Charles, S., </w:t>
      </w:r>
      <w:proofErr w:type="spellStart"/>
      <w:r w:rsidRPr="00A031D6">
        <w:rPr>
          <w:rFonts w:ascii="Times New Roman" w:eastAsia="Times New Roman" w:hAnsi="Times New Roman" w:cs="Times New Roman"/>
          <w:b/>
          <w:bCs/>
          <w:sz w:val="24"/>
          <w:szCs w:val="24"/>
          <w:lang w:eastAsia="fr-CA"/>
        </w:rPr>
        <w:t>Brutsche</w:t>
      </w:r>
      <w:proofErr w:type="spellEnd"/>
      <w:r w:rsidRPr="00A031D6">
        <w:rPr>
          <w:rFonts w:ascii="Times New Roman" w:eastAsia="Times New Roman" w:hAnsi="Times New Roman" w:cs="Times New Roman"/>
          <w:b/>
          <w:bCs/>
          <w:sz w:val="24"/>
          <w:szCs w:val="24"/>
          <w:lang w:eastAsia="fr-CA"/>
        </w:rPr>
        <w:t xml:space="preserve">, M., </w:t>
      </w:r>
      <w:proofErr w:type="spellStart"/>
      <w:r w:rsidRPr="00A031D6">
        <w:rPr>
          <w:rFonts w:ascii="Times New Roman" w:eastAsia="Times New Roman" w:hAnsi="Times New Roman" w:cs="Times New Roman"/>
          <w:b/>
          <w:bCs/>
          <w:sz w:val="24"/>
          <w:szCs w:val="24"/>
          <w:lang w:eastAsia="fr-CA"/>
        </w:rPr>
        <w:t>Flandrois</w:t>
      </w:r>
      <w:proofErr w:type="spellEnd"/>
      <w:r w:rsidRPr="00A031D6">
        <w:rPr>
          <w:rFonts w:ascii="Times New Roman" w:eastAsia="Times New Roman" w:hAnsi="Times New Roman" w:cs="Times New Roman"/>
          <w:b/>
          <w:bCs/>
          <w:sz w:val="24"/>
          <w:szCs w:val="24"/>
          <w:lang w:eastAsia="fr-CA"/>
        </w:rPr>
        <w:t xml:space="preserve">, J.-P., &amp; </w:t>
      </w:r>
      <w:proofErr w:type="spellStart"/>
      <w:r w:rsidRPr="00A031D6">
        <w:rPr>
          <w:rFonts w:ascii="Times New Roman" w:eastAsia="Times New Roman" w:hAnsi="Times New Roman" w:cs="Times New Roman"/>
          <w:b/>
          <w:bCs/>
          <w:sz w:val="24"/>
          <w:szCs w:val="24"/>
          <w:lang w:eastAsia="fr-CA"/>
        </w:rPr>
        <w:t>Delignette</w:t>
      </w:r>
      <w:proofErr w:type="spellEnd"/>
      <w:r w:rsidRPr="00A031D6">
        <w:rPr>
          <w:rFonts w:ascii="Times New Roman" w:eastAsia="Times New Roman" w:hAnsi="Times New Roman" w:cs="Times New Roman"/>
          <w:b/>
          <w:bCs/>
          <w:sz w:val="24"/>
          <w:szCs w:val="24"/>
          <w:lang w:eastAsia="fr-CA"/>
        </w:rPr>
        <w:t>-Muller, M.-L.</w:t>
      </w:r>
      <w:r w:rsidRPr="00A031D6">
        <w:rPr>
          <w:rFonts w:ascii="Times New Roman" w:eastAsia="Times New Roman" w:hAnsi="Times New Roman" w:cs="Times New Roman"/>
          <w:sz w:val="24"/>
          <w:szCs w:val="24"/>
          <w:lang w:eastAsia="fr-CA"/>
        </w:rPr>
        <w:t xml:space="preserve"> (2015). </w:t>
      </w:r>
      <w:r w:rsidRPr="00A031D6">
        <w:rPr>
          <w:rFonts w:ascii="Times New Roman" w:eastAsia="Times New Roman" w:hAnsi="Times New Roman" w:cs="Times New Roman"/>
          <w:sz w:val="24"/>
          <w:szCs w:val="24"/>
          <w:lang w:val="en-CA" w:eastAsia="fr-CA"/>
        </w:rPr>
        <w:t xml:space="preserve">A toolbox for nonlinear regression in R: The package </w:t>
      </w:r>
      <w:r w:rsidRPr="00A031D6">
        <w:rPr>
          <w:rFonts w:ascii="Times New Roman" w:eastAsia="Times New Roman" w:hAnsi="Times New Roman" w:cs="Times New Roman"/>
          <w:i/>
          <w:iCs/>
          <w:sz w:val="24"/>
          <w:szCs w:val="24"/>
          <w:lang w:val="en-CA" w:eastAsia="fr-CA"/>
        </w:rPr>
        <w:t>nlstools</w:t>
      </w:r>
      <w:r w:rsidRPr="00A031D6">
        <w:rPr>
          <w:rFonts w:ascii="Times New Roman" w:eastAsia="Times New Roman" w:hAnsi="Times New Roman" w:cs="Times New Roman"/>
          <w:sz w:val="24"/>
          <w:szCs w:val="24"/>
          <w:lang w:val="en-CA" w:eastAsia="fr-CA"/>
        </w:rPr>
        <w:t xml:space="preserve">. </w:t>
      </w:r>
      <w:r w:rsidRPr="00A031D6">
        <w:rPr>
          <w:rFonts w:ascii="Times New Roman" w:eastAsia="Times New Roman" w:hAnsi="Times New Roman" w:cs="Times New Roman"/>
          <w:i/>
          <w:iCs/>
          <w:sz w:val="24"/>
          <w:szCs w:val="24"/>
          <w:lang w:val="en-CA" w:eastAsia="fr-CA"/>
        </w:rPr>
        <w:t>Journal of Statistical Software</w:t>
      </w:r>
      <w:r w:rsidRPr="00A031D6">
        <w:rPr>
          <w:rFonts w:ascii="Times New Roman" w:eastAsia="Times New Roman" w:hAnsi="Times New Roman" w:cs="Times New Roman"/>
          <w:sz w:val="24"/>
          <w:szCs w:val="24"/>
          <w:lang w:val="en-CA" w:eastAsia="fr-CA"/>
        </w:rPr>
        <w:t>, 66. https://doi.org/10.18637/jss.v066.i05</w:t>
      </w:r>
    </w:p>
    <w:p w14:paraId="11D35BD9"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Blackwell, B. G., Brown, M. L., &amp; Willis, D. W.</w:t>
      </w:r>
      <w:r w:rsidRPr="00A031D6">
        <w:rPr>
          <w:rFonts w:ascii="Times New Roman" w:eastAsia="Times New Roman" w:hAnsi="Times New Roman" w:cs="Times New Roman"/>
          <w:sz w:val="24"/>
          <w:szCs w:val="24"/>
          <w:lang w:val="en-CA" w:eastAsia="fr-CA"/>
        </w:rPr>
        <w:t xml:space="preserve"> (2000). Relative Weight (Wr) Status and Current Use in Fisheries Assessment and Management. </w:t>
      </w:r>
      <w:r w:rsidRPr="00A031D6">
        <w:rPr>
          <w:rFonts w:ascii="Times New Roman" w:eastAsia="Times New Roman" w:hAnsi="Times New Roman" w:cs="Times New Roman"/>
          <w:i/>
          <w:iCs/>
          <w:sz w:val="24"/>
          <w:szCs w:val="24"/>
          <w:lang w:val="en-CA" w:eastAsia="fr-CA"/>
        </w:rPr>
        <w:t>Reviews in Fisheries Science</w:t>
      </w:r>
      <w:r w:rsidRPr="00A031D6">
        <w:rPr>
          <w:rFonts w:ascii="Times New Roman" w:eastAsia="Times New Roman" w:hAnsi="Times New Roman" w:cs="Times New Roman"/>
          <w:sz w:val="24"/>
          <w:szCs w:val="24"/>
          <w:lang w:val="en-CA" w:eastAsia="fr-CA"/>
        </w:rPr>
        <w:t xml:space="preserve">, 8(1), 1–44. </w:t>
      </w:r>
      <w:r w:rsidRPr="00A031D6">
        <w:rPr>
          <w:rFonts w:ascii="Times New Roman" w:eastAsia="Times New Roman" w:hAnsi="Times New Roman" w:cs="Times New Roman"/>
          <w:sz w:val="24"/>
          <w:szCs w:val="24"/>
          <w:lang w:eastAsia="fr-CA"/>
        </w:rPr>
        <w:fldChar w:fldCharType="begin"/>
      </w:r>
      <w:r w:rsidRPr="00A031D6">
        <w:rPr>
          <w:rFonts w:ascii="Times New Roman" w:eastAsia="Times New Roman" w:hAnsi="Times New Roman" w:cs="Times New Roman"/>
          <w:sz w:val="24"/>
          <w:szCs w:val="24"/>
          <w:lang w:val="en-CA" w:eastAsia="fr-CA"/>
        </w:rPr>
        <w:instrText>HYPERLINK "https://doi.org/10.1080/10641260091129161" \t "_new"</w:instrText>
      </w:r>
      <w:r w:rsidRPr="00A031D6">
        <w:rPr>
          <w:rFonts w:ascii="Times New Roman" w:eastAsia="Times New Roman" w:hAnsi="Times New Roman" w:cs="Times New Roman"/>
          <w:sz w:val="24"/>
          <w:szCs w:val="24"/>
          <w:lang w:eastAsia="fr-CA"/>
        </w:rPr>
      </w:r>
      <w:r w:rsidRPr="00A031D6">
        <w:rPr>
          <w:rFonts w:ascii="Times New Roman" w:eastAsia="Times New Roman" w:hAnsi="Times New Roman" w:cs="Times New Roman"/>
          <w:sz w:val="24"/>
          <w:szCs w:val="24"/>
          <w:lang w:eastAsia="fr-CA"/>
        </w:rPr>
        <w:fldChar w:fldCharType="separate"/>
      </w:r>
      <w:r w:rsidRPr="00A031D6">
        <w:rPr>
          <w:rFonts w:ascii="Times New Roman" w:eastAsia="Times New Roman" w:hAnsi="Times New Roman" w:cs="Times New Roman"/>
          <w:color w:val="0000FF"/>
          <w:sz w:val="24"/>
          <w:szCs w:val="24"/>
          <w:u w:val="single"/>
          <w:lang w:val="en-CA" w:eastAsia="fr-CA"/>
        </w:rPr>
        <w:t>https://doi.org/10.1080/10641260091129161</w:t>
      </w:r>
      <w:r w:rsidRPr="00A031D6">
        <w:rPr>
          <w:rFonts w:ascii="Times New Roman" w:eastAsia="Times New Roman" w:hAnsi="Times New Roman" w:cs="Times New Roman"/>
          <w:sz w:val="24"/>
          <w:szCs w:val="24"/>
          <w:lang w:eastAsia="fr-CA"/>
        </w:rPr>
        <w:fldChar w:fldCharType="end"/>
      </w:r>
    </w:p>
    <w:p w14:paraId="74773ED7"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Boisclair, D., &amp; Leggett, W. C.</w:t>
      </w:r>
      <w:r w:rsidRPr="00A031D6">
        <w:rPr>
          <w:rFonts w:ascii="Times New Roman" w:eastAsia="Times New Roman" w:hAnsi="Times New Roman" w:cs="Times New Roman"/>
          <w:sz w:val="24"/>
          <w:szCs w:val="24"/>
          <w:lang w:val="en-CA" w:eastAsia="fr-CA"/>
        </w:rPr>
        <w:t xml:space="preserve"> (1989a). Among-population variability of fish growth: I. Influence of the quantity of food consumed. </w:t>
      </w:r>
      <w:r w:rsidRPr="00A031D6">
        <w:rPr>
          <w:rFonts w:ascii="Times New Roman" w:eastAsia="Times New Roman" w:hAnsi="Times New Roman" w:cs="Times New Roman"/>
          <w:i/>
          <w:iCs/>
          <w:sz w:val="24"/>
          <w:szCs w:val="24"/>
          <w:lang w:val="en-CA" w:eastAsia="fr-CA"/>
        </w:rPr>
        <w:t>Canadian Journal of Fisheries and Aquatic Sciences</w:t>
      </w:r>
      <w:r w:rsidRPr="00A031D6">
        <w:rPr>
          <w:rFonts w:ascii="Times New Roman" w:eastAsia="Times New Roman" w:hAnsi="Times New Roman" w:cs="Times New Roman"/>
          <w:sz w:val="24"/>
          <w:szCs w:val="24"/>
          <w:lang w:val="en-CA" w:eastAsia="fr-CA"/>
        </w:rPr>
        <w:t xml:space="preserve">, 46(3), 457–467. </w:t>
      </w:r>
      <w:r w:rsidRPr="00A031D6">
        <w:rPr>
          <w:rFonts w:ascii="Times New Roman" w:eastAsia="Times New Roman" w:hAnsi="Times New Roman" w:cs="Times New Roman"/>
          <w:sz w:val="24"/>
          <w:szCs w:val="24"/>
          <w:lang w:eastAsia="fr-CA"/>
        </w:rPr>
        <w:fldChar w:fldCharType="begin"/>
      </w:r>
      <w:r w:rsidRPr="00A031D6">
        <w:rPr>
          <w:rFonts w:ascii="Times New Roman" w:eastAsia="Times New Roman" w:hAnsi="Times New Roman" w:cs="Times New Roman"/>
          <w:sz w:val="24"/>
          <w:szCs w:val="24"/>
          <w:lang w:val="en-CA" w:eastAsia="fr-CA"/>
        </w:rPr>
        <w:instrText>HYPERLINK "https://doi.org/10.1139/f89-062" \t "_new"</w:instrText>
      </w:r>
      <w:r w:rsidRPr="00A031D6">
        <w:rPr>
          <w:rFonts w:ascii="Times New Roman" w:eastAsia="Times New Roman" w:hAnsi="Times New Roman" w:cs="Times New Roman"/>
          <w:sz w:val="24"/>
          <w:szCs w:val="24"/>
          <w:lang w:eastAsia="fr-CA"/>
        </w:rPr>
      </w:r>
      <w:r w:rsidRPr="00A031D6">
        <w:rPr>
          <w:rFonts w:ascii="Times New Roman" w:eastAsia="Times New Roman" w:hAnsi="Times New Roman" w:cs="Times New Roman"/>
          <w:sz w:val="24"/>
          <w:szCs w:val="24"/>
          <w:lang w:eastAsia="fr-CA"/>
        </w:rPr>
        <w:fldChar w:fldCharType="separate"/>
      </w:r>
      <w:r w:rsidRPr="00A031D6">
        <w:rPr>
          <w:rFonts w:ascii="Times New Roman" w:eastAsia="Times New Roman" w:hAnsi="Times New Roman" w:cs="Times New Roman"/>
          <w:color w:val="0000FF"/>
          <w:sz w:val="24"/>
          <w:szCs w:val="24"/>
          <w:u w:val="single"/>
          <w:lang w:val="en-CA" w:eastAsia="fr-CA"/>
        </w:rPr>
        <w:t>https://doi.org/10.1139/f89-062</w:t>
      </w:r>
      <w:r w:rsidRPr="00A031D6">
        <w:rPr>
          <w:rFonts w:ascii="Times New Roman" w:eastAsia="Times New Roman" w:hAnsi="Times New Roman" w:cs="Times New Roman"/>
          <w:sz w:val="24"/>
          <w:szCs w:val="24"/>
          <w:lang w:eastAsia="fr-CA"/>
        </w:rPr>
        <w:fldChar w:fldCharType="end"/>
      </w:r>
    </w:p>
    <w:p w14:paraId="1DB2A1FD"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Boisclair, D., &amp; Leggett, W. C.</w:t>
      </w:r>
      <w:r w:rsidRPr="00A031D6">
        <w:rPr>
          <w:rFonts w:ascii="Times New Roman" w:eastAsia="Times New Roman" w:hAnsi="Times New Roman" w:cs="Times New Roman"/>
          <w:sz w:val="24"/>
          <w:szCs w:val="24"/>
          <w:lang w:val="en-CA" w:eastAsia="fr-CA"/>
        </w:rPr>
        <w:t xml:space="preserve"> (1989b). Among-population variability of fish growth: II. Influence of prey type. </w:t>
      </w:r>
      <w:r w:rsidRPr="00A031D6">
        <w:rPr>
          <w:rFonts w:ascii="Times New Roman" w:eastAsia="Times New Roman" w:hAnsi="Times New Roman" w:cs="Times New Roman"/>
          <w:i/>
          <w:iCs/>
          <w:sz w:val="24"/>
          <w:szCs w:val="24"/>
          <w:lang w:val="en-CA" w:eastAsia="fr-CA"/>
        </w:rPr>
        <w:t>Canadian Journal of Fisheries and Aquatic Sciences</w:t>
      </w:r>
      <w:r w:rsidRPr="00A031D6">
        <w:rPr>
          <w:rFonts w:ascii="Times New Roman" w:eastAsia="Times New Roman" w:hAnsi="Times New Roman" w:cs="Times New Roman"/>
          <w:sz w:val="24"/>
          <w:szCs w:val="24"/>
          <w:lang w:val="en-CA" w:eastAsia="fr-CA"/>
        </w:rPr>
        <w:t xml:space="preserve">, 46(3), 468–482. </w:t>
      </w:r>
      <w:hyperlink r:id="rId13" w:tgtFrame="_new" w:history="1">
        <w:r w:rsidRPr="00A031D6">
          <w:rPr>
            <w:rFonts w:ascii="Times New Roman" w:eastAsia="Times New Roman" w:hAnsi="Times New Roman" w:cs="Times New Roman"/>
            <w:color w:val="0000FF"/>
            <w:sz w:val="24"/>
            <w:szCs w:val="24"/>
            <w:u w:val="single"/>
            <w:lang w:val="en-CA" w:eastAsia="fr-CA"/>
          </w:rPr>
          <w:t>https://doi.org/10.1139/f89-063</w:t>
        </w:r>
      </w:hyperlink>
    </w:p>
    <w:p w14:paraId="68FD1F54"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Boisclair, D., &amp; Leggett, W. C.</w:t>
      </w:r>
      <w:r w:rsidRPr="00A031D6">
        <w:rPr>
          <w:rFonts w:ascii="Times New Roman" w:eastAsia="Times New Roman" w:hAnsi="Times New Roman" w:cs="Times New Roman"/>
          <w:sz w:val="24"/>
          <w:szCs w:val="24"/>
          <w:lang w:val="en-CA" w:eastAsia="fr-CA"/>
        </w:rPr>
        <w:t xml:space="preserve"> (1989c). Among-population variability of fish growth: III. Influence of fish community. </w:t>
      </w:r>
      <w:r w:rsidRPr="00A031D6">
        <w:rPr>
          <w:rFonts w:ascii="Times New Roman" w:eastAsia="Times New Roman" w:hAnsi="Times New Roman" w:cs="Times New Roman"/>
          <w:i/>
          <w:iCs/>
          <w:sz w:val="24"/>
          <w:szCs w:val="24"/>
          <w:lang w:val="en-CA" w:eastAsia="fr-CA"/>
        </w:rPr>
        <w:t>Canadian Journal of Fisheries and Aquatic Sciences</w:t>
      </w:r>
      <w:r w:rsidRPr="00A031D6">
        <w:rPr>
          <w:rFonts w:ascii="Times New Roman" w:eastAsia="Times New Roman" w:hAnsi="Times New Roman" w:cs="Times New Roman"/>
          <w:sz w:val="24"/>
          <w:szCs w:val="24"/>
          <w:lang w:val="en-CA" w:eastAsia="fr-CA"/>
        </w:rPr>
        <w:t>, 46, 1539–1550.</w:t>
      </w:r>
    </w:p>
    <w:p w14:paraId="51A7D11A"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Wickham, H.</w:t>
      </w:r>
      <w:r w:rsidRPr="00A031D6">
        <w:rPr>
          <w:rFonts w:ascii="Times New Roman" w:eastAsia="Times New Roman" w:hAnsi="Times New Roman" w:cs="Times New Roman"/>
          <w:sz w:val="24"/>
          <w:szCs w:val="24"/>
          <w:lang w:val="en-CA" w:eastAsia="fr-CA"/>
        </w:rPr>
        <w:t xml:space="preserve"> (2016). </w:t>
      </w:r>
      <w:r w:rsidRPr="00A031D6">
        <w:rPr>
          <w:rFonts w:ascii="Times New Roman" w:eastAsia="Times New Roman" w:hAnsi="Times New Roman" w:cs="Times New Roman"/>
          <w:i/>
          <w:iCs/>
          <w:sz w:val="24"/>
          <w:szCs w:val="24"/>
          <w:lang w:val="en-CA" w:eastAsia="fr-CA"/>
        </w:rPr>
        <w:t>ggplot2: Elegant Graphics for Data Analysis</w:t>
      </w:r>
      <w:r w:rsidRPr="00A031D6">
        <w:rPr>
          <w:rFonts w:ascii="Times New Roman" w:eastAsia="Times New Roman" w:hAnsi="Times New Roman" w:cs="Times New Roman"/>
          <w:sz w:val="24"/>
          <w:szCs w:val="24"/>
          <w:lang w:val="en-CA" w:eastAsia="fr-CA"/>
        </w:rPr>
        <w:t xml:space="preserve">. </w:t>
      </w:r>
      <w:r w:rsidRPr="00A031D6">
        <w:rPr>
          <w:rFonts w:ascii="Times New Roman" w:eastAsia="Times New Roman" w:hAnsi="Times New Roman" w:cs="Times New Roman"/>
          <w:sz w:val="24"/>
          <w:szCs w:val="24"/>
          <w:lang w:eastAsia="fr-CA"/>
        </w:rPr>
        <w:fldChar w:fldCharType="begin"/>
      </w:r>
      <w:r w:rsidRPr="00A031D6">
        <w:rPr>
          <w:rFonts w:ascii="Times New Roman" w:eastAsia="Times New Roman" w:hAnsi="Times New Roman" w:cs="Times New Roman"/>
          <w:sz w:val="24"/>
          <w:szCs w:val="24"/>
          <w:lang w:val="en-CA" w:eastAsia="fr-CA"/>
        </w:rPr>
        <w:instrText>HYPERLINK "https://ggplot2.tidyverse.org" \t "_new"</w:instrText>
      </w:r>
      <w:r w:rsidRPr="00A031D6">
        <w:rPr>
          <w:rFonts w:ascii="Times New Roman" w:eastAsia="Times New Roman" w:hAnsi="Times New Roman" w:cs="Times New Roman"/>
          <w:sz w:val="24"/>
          <w:szCs w:val="24"/>
          <w:lang w:eastAsia="fr-CA"/>
        </w:rPr>
      </w:r>
      <w:r w:rsidRPr="00A031D6">
        <w:rPr>
          <w:rFonts w:ascii="Times New Roman" w:eastAsia="Times New Roman" w:hAnsi="Times New Roman" w:cs="Times New Roman"/>
          <w:sz w:val="24"/>
          <w:szCs w:val="24"/>
          <w:lang w:eastAsia="fr-CA"/>
        </w:rPr>
        <w:fldChar w:fldCharType="separate"/>
      </w:r>
      <w:r w:rsidRPr="00A031D6">
        <w:rPr>
          <w:rFonts w:ascii="Times New Roman" w:eastAsia="Times New Roman" w:hAnsi="Times New Roman" w:cs="Times New Roman"/>
          <w:color w:val="0000FF"/>
          <w:sz w:val="24"/>
          <w:szCs w:val="24"/>
          <w:u w:val="single"/>
          <w:lang w:val="en-CA" w:eastAsia="fr-CA"/>
        </w:rPr>
        <w:t>https://ggplot2.tidyverse.org</w:t>
      </w:r>
      <w:r w:rsidRPr="00A031D6">
        <w:rPr>
          <w:rFonts w:ascii="Times New Roman" w:eastAsia="Times New Roman" w:hAnsi="Times New Roman" w:cs="Times New Roman"/>
          <w:sz w:val="24"/>
          <w:szCs w:val="24"/>
          <w:lang w:eastAsia="fr-CA"/>
        </w:rPr>
        <w:fldChar w:fldCharType="end"/>
      </w:r>
    </w:p>
    <w:p w14:paraId="2E0DA864"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R Core Team.</w:t>
      </w:r>
      <w:r w:rsidRPr="00A031D6">
        <w:rPr>
          <w:rFonts w:ascii="Times New Roman" w:eastAsia="Times New Roman" w:hAnsi="Times New Roman" w:cs="Times New Roman"/>
          <w:sz w:val="24"/>
          <w:szCs w:val="24"/>
          <w:lang w:val="en-CA" w:eastAsia="fr-CA"/>
        </w:rPr>
        <w:t xml:space="preserve"> (2023). </w:t>
      </w:r>
      <w:r w:rsidRPr="00A031D6">
        <w:rPr>
          <w:rFonts w:ascii="Times New Roman" w:eastAsia="Times New Roman" w:hAnsi="Times New Roman" w:cs="Times New Roman"/>
          <w:i/>
          <w:iCs/>
          <w:sz w:val="24"/>
          <w:szCs w:val="24"/>
          <w:lang w:val="en-CA" w:eastAsia="fr-CA"/>
        </w:rPr>
        <w:t>R: A Language and Environment for Statistical Computing</w:t>
      </w:r>
      <w:r w:rsidRPr="00A031D6">
        <w:rPr>
          <w:rFonts w:ascii="Times New Roman" w:eastAsia="Times New Roman" w:hAnsi="Times New Roman" w:cs="Times New Roman"/>
          <w:sz w:val="24"/>
          <w:szCs w:val="24"/>
          <w:lang w:val="en-CA" w:eastAsia="fr-CA"/>
        </w:rPr>
        <w:t xml:space="preserve">. R Foundation. </w:t>
      </w:r>
      <w:r w:rsidRPr="00A031D6">
        <w:rPr>
          <w:rFonts w:ascii="Times New Roman" w:eastAsia="Times New Roman" w:hAnsi="Times New Roman" w:cs="Times New Roman"/>
          <w:sz w:val="24"/>
          <w:szCs w:val="24"/>
          <w:lang w:eastAsia="fr-CA"/>
        </w:rPr>
        <w:fldChar w:fldCharType="begin"/>
      </w:r>
      <w:r w:rsidRPr="00A031D6">
        <w:rPr>
          <w:rFonts w:ascii="Times New Roman" w:eastAsia="Times New Roman" w:hAnsi="Times New Roman" w:cs="Times New Roman"/>
          <w:sz w:val="24"/>
          <w:szCs w:val="24"/>
          <w:lang w:val="en-CA" w:eastAsia="fr-CA"/>
        </w:rPr>
        <w:instrText>HYPERLINK "https://www.R-project.org/" \t "_new"</w:instrText>
      </w:r>
      <w:r w:rsidRPr="00A031D6">
        <w:rPr>
          <w:rFonts w:ascii="Times New Roman" w:eastAsia="Times New Roman" w:hAnsi="Times New Roman" w:cs="Times New Roman"/>
          <w:sz w:val="24"/>
          <w:szCs w:val="24"/>
          <w:lang w:eastAsia="fr-CA"/>
        </w:rPr>
      </w:r>
      <w:r w:rsidRPr="00A031D6">
        <w:rPr>
          <w:rFonts w:ascii="Times New Roman" w:eastAsia="Times New Roman" w:hAnsi="Times New Roman" w:cs="Times New Roman"/>
          <w:sz w:val="24"/>
          <w:szCs w:val="24"/>
          <w:lang w:eastAsia="fr-CA"/>
        </w:rPr>
        <w:fldChar w:fldCharType="separate"/>
      </w:r>
      <w:r w:rsidRPr="00A031D6">
        <w:rPr>
          <w:rFonts w:ascii="Times New Roman" w:eastAsia="Times New Roman" w:hAnsi="Times New Roman" w:cs="Times New Roman"/>
          <w:color w:val="0000FF"/>
          <w:sz w:val="24"/>
          <w:szCs w:val="24"/>
          <w:u w:val="single"/>
          <w:lang w:val="en-CA" w:eastAsia="fr-CA"/>
        </w:rPr>
        <w:t>https://www.R-project.org/</w:t>
      </w:r>
      <w:r w:rsidRPr="00A031D6">
        <w:rPr>
          <w:rFonts w:ascii="Times New Roman" w:eastAsia="Times New Roman" w:hAnsi="Times New Roman" w:cs="Times New Roman"/>
          <w:sz w:val="24"/>
          <w:szCs w:val="24"/>
          <w:lang w:eastAsia="fr-CA"/>
        </w:rPr>
        <w:fldChar w:fldCharType="end"/>
      </w:r>
    </w:p>
    <w:p w14:paraId="5D01C4EA"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r w:rsidRPr="00A031D6">
        <w:rPr>
          <w:rFonts w:ascii="Times New Roman" w:eastAsia="Times New Roman" w:hAnsi="Times New Roman" w:cs="Times New Roman"/>
          <w:b/>
          <w:bCs/>
          <w:sz w:val="24"/>
          <w:szCs w:val="24"/>
          <w:lang w:val="en-CA" w:eastAsia="fr-CA"/>
        </w:rPr>
        <w:lastRenderedPageBreak/>
        <w:t>Venables, W. N., &amp; Ripley, B. D.</w:t>
      </w:r>
      <w:r w:rsidRPr="00A031D6">
        <w:rPr>
          <w:rFonts w:ascii="Times New Roman" w:eastAsia="Times New Roman" w:hAnsi="Times New Roman" w:cs="Times New Roman"/>
          <w:sz w:val="24"/>
          <w:szCs w:val="24"/>
          <w:lang w:val="en-CA" w:eastAsia="fr-CA"/>
        </w:rPr>
        <w:t xml:space="preserve"> (2002). </w:t>
      </w:r>
      <w:r w:rsidRPr="00A031D6">
        <w:rPr>
          <w:rFonts w:ascii="Times New Roman" w:eastAsia="Times New Roman" w:hAnsi="Times New Roman" w:cs="Times New Roman"/>
          <w:i/>
          <w:iCs/>
          <w:sz w:val="24"/>
          <w:szCs w:val="24"/>
          <w:lang w:val="en-CA" w:eastAsia="fr-CA"/>
        </w:rPr>
        <w:t>Modern Applied Statistics with S</w:t>
      </w:r>
      <w:r w:rsidRPr="00A031D6">
        <w:rPr>
          <w:rFonts w:ascii="Times New Roman" w:eastAsia="Times New Roman" w:hAnsi="Times New Roman" w:cs="Times New Roman"/>
          <w:sz w:val="24"/>
          <w:szCs w:val="24"/>
          <w:lang w:val="en-CA" w:eastAsia="fr-CA"/>
        </w:rPr>
        <w:t xml:space="preserve">. </w:t>
      </w:r>
      <w:r w:rsidRPr="00A031D6">
        <w:rPr>
          <w:rFonts w:ascii="Times New Roman" w:eastAsia="Times New Roman" w:hAnsi="Times New Roman" w:cs="Times New Roman"/>
          <w:sz w:val="24"/>
          <w:szCs w:val="24"/>
          <w:lang w:eastAsia="fr-CA"/>
        </w:rPr>
        <w:fldChar w:fldCharType="begin"/>
      </w:r>
      <w:r w:rsidRPr="00A031D6">
        <w:rPr>
          <w:rFonts w:ascii="Times New Roman" w:eastAsia="Times New Roman" w:hAnsi="Times New Roman" w:cs="Times New Roman"/>
          <w:sz w:val="24"/>
          <w:szCs w:val="24"/>
          <w:lang w:val="en-CA" w:eastAsia="fr-CA"/>
        </w:rPr>
        <w:instrText>HYPERLINK "https://www.stats.ox.ac.uk/pub/MASS4/" \t "_new"</w:instrText>
      </w:r>
      <w:r w:rsidRPr="00A031D6">
        <w:rPr>
          <w:rFonts w:ascii="Times New Roman" w:eastAsia="Times New Roman" w:hAnsi="Times New Roman" w:cs="Times New Roman"/>
          <w:sz w:val="24"/>
          <w:szCs w:val="24"/>
          <w:lang w:eastAsia="fr-CA"/>
        </w:rPr>
      </w:r>
      <w:r w:rsidRPr="00A031D6">
        <w:rPr>
          <w:rFonts w:ascii="Times New Roman" w:eastAsia="Times New Roman" w:hAnsi="Times New Roman" w:cs="Times New Roman"/>
          <w:sz w:val="24"/>
          <w:szCs w:val="24"/>
          <w:lang w:eastAsia="fr-CA"/>
        </w:rPr>
        <w:fldChar w:fldCharType="separate"/>
      </w:r>
      <w:r w:rsidRPr="00A031D6">
        <w:rPr>
          <w:rFonts w:ascii="Times New Roman" w:eastAsia="Times New Roman" w:hAnsi="Times New Roman" w:cs="Times New Roman"/>
          <w:color w:val="0000FF"/>
          <w:sz w:val="24"/>
          <w:szCs w:val="24"/>
          <w:u w:val="single"/>
          <w:lang w:eastAsia="fr-CA"/>
        </w:rPr>
        <w:t>https://www.stats.ox.ac.uk/pub/MASS4/</w:t>
      </w:r>
      <w:r w:rsidRPr="00A031D6">
        <w:rPr>
          <w:rFonts w:ascii="Times New Roman" w:eastAsia="Times New Roman" w:hAnsi="Times New Roman" w:cs="Times New Roman"/>
          <w:sz w:val="24"/>
          <w:szCs w:val="24"/>
          <w:lang w:eastAsia="fr-CA"/>
        </w:rPr>
        <w:fldChar w:fldCharType="end"/>
      </w:r>
    </w:p>
    <w:p w14:paraId="27EC34E1"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Ogle, D. H., Doll, J. C., Wheeler, A. P., &amp; Dinno, A.</w:t>
      </w:r>
      <w:r w:rsidRPr="00A031D6">
        <w:rPr>
          <w:rFonts w:ascii="Times New Roman" w:eastAsia="Times New Roman" w:hAnsi="Times New Roman" w:cs="Times New Roman"/>
          <w:sz w:val="24"/>
          <w:szCs w:val="24"/>
          <w:lang w:val="en-CA" w:eastAsia="fr-CA"/>
        </w:rPr>
        <w:t xml:space="preserve"> (2023). </w:t>
      </w:r>
      <w:r w:rsidRPr="00A031D6">
        <w:rPr>
          <w:rFonts w:ascii="Times New Roman" w:eastAsia="Times New Roman" w:hAnsi="Times New Roman" w:cs="Times New Roman"/>
          <w:i/>
          <w:iCs/>
          <w:sz w:val="24"/>
          <w:szCs w:val="24"/>
          <w:lang w:val="en-CA" w:eastAsia="fr-CA"/>
        </w:rPr>
        <w:t>FSA: Simple Fisheries Stock Assessment Methods</w:t>
      </w:r>
      <w:r w:rsidRPr="00A031D6">
        <w:rPr>
          <w:rFonts w:ascii="Times New Roman" w:eastAsia="Times New Roman" w:hAnsi="Times New Roman" w:cs="Times New Roman"/>
          <w:sz w:val="24"/>
          <w:szCs w:val="24"/>
          <w:lang w:val="en-CA" w:eastAsia="fr-CA"/>
        </w:rPr>
        <w:t xml:space="preserve">. R package. </w:t>
      </w:r>
      <w:r w:rsidRPr="00A031D6">
        <w:rPr>
          <w:rFonts w:ascii="Times New Roman" w:eastAsia="Times New Roman" w:hAnsi="Times New Roman" w:cs="Times New Roman"/>
          <w:sz w:val="24"/>
          <w:szCs w:val="24"/>
          <w:lang w:eastAsia="fr-CA"/>
        </w:rPr>
        <w:fldChar w:fldCharType="begin"/>
      </w:r>
      <w:r w:rsidRPr="00A031D6">
        <w:rPr>
          <w:rFonts w:ascii="Times New Roman" w:eastAsia="Times New Roman" w:hAnsi="Times New Roman" w:cs="Times New Roman"/>
          <w:sz w:val="24"/>
          <w:szCs w:val="24"/>
          <w:lang w:val="en-CA" w:eastAsia="fr-CA"/>
        </w:rPr>
        <w:instrText>HYPERLINK "https://CRAN.R-project.org/package=FSA" \t "_new"</w:instrText>
      </w:r>
      <w:r w:rsidRPr="00A031D6">
        <w:rPr>
          <w:rFonts w:ascii="Times New Roman" w:eastAsia="Times New Roman" w:hAnsi="Times New Roman" w:cs="Times New Roman"/>
          <w:sz w:val="24"/>
          <w:szCs w:val="24"/>
          <w:lang w:eastAsia="fr-CA"/>
        </w:rPr>
      </w:r>
      <w:r w:rsidRPr="00A031D6">
        <w:rPr>
          <w:rFonts w:ascii="Times New Roman" w:eastAsia="Times New Roman" w:hAnsi="Times New Roman" w:cs="Times New Roman"/>
          <w:sz w:val="24"/>
          <w:szCs w:val="24"/>
          <w:lang w:eastAsia="fr-CA"/>
        </w:rPr>
        <w:fldChar w:fldCharType="separate"/>
      </w:r>
      <w:r w:rsidRPr="00A031D6">
        <w:rPr>
          <w:rFonts w:ascii="Times New Roman" w:eastAsia="Times New Roman" w:hAnsi="Times New Roman" w:cs="Times New Roman"/>
          <w:color w:val="0000FF"/>
          <w:sz w:val="24"/>
          <w:szCs w:val="24"/>
          <w:u w:val="single"/>
          <w:lang w:val="en-CA" w:eastAsia="fr-CA"/>
        </w:rPr>
        <w:t>https://CRAN.R-project.org/package=FSA</w:t>
      </w:r>
      <w:r w:rsidRPr="00A031D6">
        <w:rPr>
          <w:rFonts w:ascii="Times New Roman" w:eastAsia="Times New Roman" w:hAnsi="Times New Roman" w:cs="Times New Roman"/>
          <w:sz w:val="24"/>
          <w:szCs w:val="24"/>
          <w:lang w:eastAsia="fr-CA"/>
        </w:rPr>
        <w:fldChar w:fldCharType="end"/>
      </w:r>
    </w:p>
    <w:p w14:paraId="2BB5567C"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Brown, M. L., &amp; Murphy, B. R.</w:t>
      </w:r>
      <w:r w:rsidRPr="00A031D6">
        <w:rPr>
          <w:rFonts w:ascii="Times New Roman" w:eastAsia="Times New Roman" w:hAnsi="Times New Roman" w:cs="Times New Roman"/>
          <w:sz w:val="24"/>
          <w:szCs w:val="24"/>
          <w:lang w:val="en-CA" w:eastAsia="fr-CA"/>
        </w:rPr>
        <w:t xml:space="preserve"> (1991). Standard weights (Ws) for striped bass, white bass, and hybrid striped bass. </w:t>
      </w:r>
      <w:r w:rsidRPr="00A031D6">
        <w:rPr>
          <w:rFonts w:ascii="Times New Roman" w:eastAsia="Times New Roman" w:hAnsi="Times New Roman" w:cs="Times New Roman"/>
          <w:i/>
          <w:iCs/>
          <w:sz w:val="24"/>
          <w:szCs w:val="24"/>
          <w:lang w:val="en-CA" w:eastAsia="fr-CA"/>
        </w:rPr>
        <w:t>North American Journal of Fisheries Management</w:t>
      </w:r>
      <w:r w:rsidRPr="00A031D6">
        <w:rPr>
          <w:rFonts w:ascii="Times New Roman" w:eastAsia="Times New Roman" w:hAnsi="Times New Roman" w:cs="Times New Roman"/>
          <w:sz w:val="24"/>
          <w:szCs w:val="24"/>
          <w:lang w:val="en-CA" w:eastAsia="fr-CA"/>
        </w:rPr>
        <w:t>, 11, 451–467.</w:t>
      </w:r>
    </w:p>
    <w:p w14:paraId="66C3961B"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Anderson, R. O., &amp; Neumann, R. M.</w:t>
      </w:r>
      <w:r w:rsidRPr="00A031D6">
        <w:rPr>
          <w:rFonts w:ascii="Times New Roman" w:eastAsia="Times New Roman" w:hAnsi="Times New Roman" w:cs="Times New Roman"/>
          <w:sz w:val="24"/>
          <w:szCs w:val="24"/>
          <w:lang w:val="en-CA" w:eastAsia="fr-CA"/>
        </w:rPr>
        <w:t xml:space="preserve"> (1996). Length, weight, and associated structural indices. In B. R. Murphy &amp; D. W. Willis (Eds.), </w:t>
      </w:r>
      <w:r w:rsidRPr="00A031D6">
        <w:rPr>
          <w:rFonts w:ascii="Times New Roman" w:eastAsia="Times New Roman" w:hAnsi="Times New Roman" w:cs="Times New Roman"/>
          <w:i/>
          <w:iCs/>
          <w:sz w:val="24"/>
          <w:szCs w:val="24"/>
          <w:lang w:val="en-CA" w:eastAsia="fr-CA"/>
        </w:rPr>
        <w:t>Fisheries Techniques</w:t>
      </w:r>
      <w:r w:rsidRPr="00A031D6">
        <w:rPr>
          <w:rFonts w:ascii="Times New Roman" w:eastAsia="Times New Roman" w:hAnsi="Times New Roman" w:cs="Times New Roman"/>
          <w:sz w:val="24"/>
          <w:szCs w:val="24"/>
          <w:lang w:val="en-CA" w:eastAsia="fr-CA"/>
        </w:rPr>
        <w:t xml:space="preserve"> (pp. 447–482). American Fisheries Society.</w:t>
      </w:r>
    </w:p>
    <w:p w14:paraId="78627973"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r w:rsidRPr="00A031D6">
        <w:rPr>
          <w:rFonts w:ascii="Times New Roman" w:eastAsia="Times New Roman" w:hAnsi="Times New Roman" w:cs="Times New Roman"/>
          <w:b/>
          <w:bCs/>
          <w:sz w:val="24"/>
          <w:szCs w:val="24"/>
          <w:lang w:val="en-CA" w:eastAsia="fr-CA"/>
        </w:rPr>
        <w:t>Devries, D. R., &amp; Frie, R. V.</w:t>
      </w:r>
      <w:r w:rsidRPr="00A031D6">
        <w:rPr>
          <w:rFonts w:ascii="Times New Roman" w:eastAsia="Times New Roman" w:hAnsi="Times New Roman" w:cs="Times New Roman"/>
          <w:sz w:val="24"/>
          <w:szCs w:val="24"/>
          <w:lang w:val="en-CA" w:eastAsia="fr-CA"/>
        </w:rPr>
        <w:t xml:space="preserve"> (1996). Determination of age and growth. In B. R. Murphy &amp; D. W. Willis (Eds.), </w:t>
      </w:r>
      <w:r w:rsidRPr="00A031D6">
        <w:rPr>
          <w:rFonts w:ascii="Times New Roman" w:eastAsia="Times New Roman" w:hAnsi="Times New Roman" w:cs="Times New Roman"/>
          <w:i/>
          <w:iCs/>
          <w:sz w:val="24"/>
          <w:szCs w:val="24"/>
          <w:lang w:val="en-CA" w:eastAsia="fr-CA"/>
        </w:rPr>
        <w:t>Fisheries Techniques</w:t>
      </w:r>
      <w:r w:rsidRPr="00A031D6">
        <w:rPr>
          <w:rFonts w:ascii="Times New Roman" w:eastAsia="Times New Roman" w:hAnsi="Times New Roman" w:cs="Times New Roman"/>
          <w:sz w:val="24"/>
          <w:szCs w:val="24"/>
          <w:lang w:val="en-CA" w:eastAsia="fr-CA"/>
        </w:rPr>
        <w:t xml:space="preserve"> (pp. 483–512). </w:t>
      </w:r>
      <w:r w:rsidRPr="00A031D6">
        <w:rPr>
          <w:rFonts w:ascii="Times New Roman" w:eastAsia="Times New Roman" w:hAnsi="Times New Roman" w:cs="Times New Roman"/>
          <w:sz w:val="24"/>
          <w:szCs w:val="24"/>
          <w:lang w:eastAsia="fr-CA"/>
        </w:rPr>
        <w:t xml:space="preserve">American </w:t>
      </w:r>
      <w:proofErr w:type="spellStart"/>
      <w:r w:rsidRPr="00A031D6">
        <w:rPr>
          <w:rFonts w:ascii="Times New Roman" w:eastAsia="Times New Roman" w:hAnsi="Times New Roman" w:cs="Times New Roman"/>
          <w:sz w:val="24"/>
          <w:szCs w:val="24"/>
          <w:lang w:eastAsia="fr-CA"/>
        </w:rPr>
        <w:t>Fisheries</w:t>
      </w:r>
      <w:proofErr w:type="spellEnd"/>
      <w:r w:rsidRPr="00A031D6">
        <w:rPr>
          <w:rFonts w:ascii="Times New Roman" w:eastAsia="Times New Roman" w:hAnsi="Times New Roman" w:cs="Times New Roman"/>
          <w:sz w:val="24"/>
          <w:szCs w:val="24"/>
          <w:lang w:eastAsia="fr-CA"/>
        </w:rPr>
        <w:t xml:space="preserve"> Society.</w:t>
      </w:r>
    </w:p>
    <w:p w14:paraId="74DA2357"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r w:rsidRPr="00A031D6">
        <w:rPr>
          <w:rFonts w:ascii="Times New Roman" w:eastAsia="Times New Roman" w:hAnsi="Times New Roman" w:cs="Times New Roman"/>
          <w:b/>
          <w:bCs/>
          <w:sz w:val="24"/>
          <w:szCs w:val="24"/>
          <w:lang w:eastAsia="fr-CA"/>
        </w:rPr>
        <w:t>Direction de la faune aquatique.</w:t>
      </w:r>
      <w:r w:rsidRPr="00A031D6">
        <w:rPr>
          <w:rFonts w:ascii="Times New Roman" w:eastAsia="Times New Roman" w:hAnsi="Times New Roman" w:cs="Times New Roman"/>
          <w:sz w:val="24"/>
          <w:szCs w:val="24"/>
          <w:lang w:eastAsia="fr-CA"/>
        </w:rPr>
        <w:t xml:space="preserve"> (2012). </w:t>
      </w:r>
      <w:r w:rsidRPr="00A031D6">
        <w:rPr>
          <w:rFonts w:ascii="Times New Roman" w:eastAsia="Times New Roman" w:hAnsi="Times New Roman" w:cs="Times New Roman"/>
          <w:i/>
          <w:iCs/>
          <w:sz w:val="24"/>
          <w:szCs w:val="24"/>
          <w:lang w:eastAsia="fr-CA"/>
        </w:rPr>
        <w:t>Guide de normalisation des méthodes d'inventaire ichtyologique en eaux intérieures, Tome II, Analyse et interprétation des données</w:t>
      </w:r>
      <w:r w:rsidRPr="00A031D6">
        <w:rPr>
          <w:rFonts w:ascii="Times New Roman" w:eastAsia="Times New Roman" w:hAnsi="Times New Roman" w:cs="Times New Roman"/>
          <w:sz w:val="24"/>
          <w:szCs w:val="24"/>
          <w:lang w:eastAsia="fr-CA"/>
        </w:rPr>
        <w:t>. Ministère des Ressources naturelles et de la Faune, Québec.</w:t>
      </w:r>
    </w:p>
    <w:p w14:paraId="6F8AB677"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proofErr w:type="spellStart"/>
      <w:r w:rsidRPr="00A031D6">
        <w:rPr>
          <w:rFonts w:ascii="Times New Roman" w:eastAsia="Times New Roman" w:hAnsi="Times New Roman" w:cs="Times New Roman"/>
          <w:b/>
          <w:bCs/>
          <w:sz w:val="24"/>
          <w:szCs w:val="24"/>
          <w:lang w:eastAsia="fr-CA"/>
        </w:rPr>
        <w:t>Gustafsson</w:t>
      </w:r>
      <w:proofErr w:type="spellEnd"/>
      <w:r w:rsidRPr="00A031D6">
        <w:rPr>
          <w:rFonts w:ascii="Times New Roman" w:eastAsia="Times New Roman" w:hAnsi="Times New Roman" w:cs="Times New Roman"/>
          <w:b/>
          <w:bCs/>
          <w:sz w:val="24"/>
          <w:szCs w:val="24"/>
          <w:lang w:eastAsia="fr-CA"/>
        </w:rPr>
        <w:t>, K. A.</w:t>
      </w:r>
      <w:r w:rsidRPr="00A031D6">
        <w:rPr>
          <w:rFonts w:ascii="Times New Roman" w:eastAsia="Times New Roman" w:hAnsi="Times New Roman" w:cs="Times New Roman"/>
          <w:sz w:val="24"/>
          <w:szCs w:val="24"/>
          <w:lang w:eastAsia="fr-CA"/>
        </w:rPr>
        <w:t xml:space="preserve"> (1988). </w:t>
      </w:r>
      <w:r w:rsidRPr="00A031D6">
        <w:rPr>
          <w:rFonts w:ascii="Times New Roman" w:eastAsia="Times New Roman" w:hAnsi="Times New Roman" w:cs="Times New Roman"/>
          <w:sz w:val="24"/>
          <w:szCs w:val="24"/>
          <w:lang w:val="en-CA" w:eastAsia="fr-CA"/>
        </w:rPr>
        <w:t xml:space="preserve">Management briefs: Approximating confidence intervals for indices of fish population size structure. </w:t>
      </w:r>
      <w:r w:rsidRPr="00A031D6">
        <w:rPr>
          <w:rFonts w:ascii="Times New Roman" w:eastAsia="Times New Roman" w:hAnsi="Times New Roman" w:cs="Times New Roman"/>
          <w:i/>
          <w:iCs/>
          <w:sz w:val="24"/>
          <w:szCs w:val="24"/>
          <w:lang w:val="en-CA" w:eastAsia="fr-CA"/>
        </w:rPr>
        <w:t>North American Journal of Fisheries Management</w:t>
      </w:r>
      <w:r w:rsidRPr="00A031D6">
        <w:rPr>
          <w:rFonts w:ascii="Times New Roman" w:eastAsia="Times New Roman" w:hAnsi="Times New Roman" w:cs="Times New Roman"/>
          <w:sz w:val="24"/>
          <w:szCs w:val="24"/>
          <w:lang w:val="en-CA" w:eastAsia="fr-CA"/>
        </w:rPr>
        <w:t>, 8, 139–141.</w:t>
      </w:r>
    </w:p>
    <w:p w14:paraId="3786E8CB"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r w:rsidRPr="00A031D6">
        <w:rPr>
          <w:rFonts w:ascii="Times New Roman" w:eastAsia="Times New Roman" w:hAnsi="Times New Roman" w:cs="Times New Roman"/>
          <w:b/>
          <w:bCs/>
          <w:sz w:val="24"/>
          <w:szCs w:val="24"/>
          <w:lang w:val="en-CA" w:eastAsia="fr-CA"/>
        </w:rPr>
        <w:t>Mainguy, J., &amp; Moral, R. d’A.</w:t>
      </w:r>
      <w:r w:rsidRPr="00A031D6">
        <w:rPr>
          <w:rFonts w:ascii="Times New Roman" w:eastAsia="Times New Roman" w:hAnsi="Times New Roman" w:cs="Times New Roman"/>
          <w:sz w:val="24"/>
          <w:szCs w:val="24"/>
          <w:lang w:val="en-CA" w:eastAsia="fr-CA"/>
        </w:rPr>
        <w:t xml:space="preserve"> (2021). An improved method for the estimation and comparison of mortality rates in fish from catch‐curve data. </w:t>
      </w:r>
      <w:r w:rsidRPr="00A031D6">
        <w:rPr>
          <w:rFonts w:ascii="Times New Roman" w:eastAsia="Times New Roman" w:hAnsi="Times New Roman" w:cs="Times New Roman"/>
          <w:i/>
          <w:iCs/>
          <w:sz w:val="24"/>
          <w:szCs w:val="24"/>
          <w:lang w:eastAsia="fr-CA"/>
        </w:rPr>
        <w:t xml:space="preserve">North American Journal of </w:t>
      </w:r>
      <w:proofErr w:type="spellStart"/>
      <w:r w:rsidRPr="00A031D6">
        <w:rPr>
          <w:rFonts w:ascii="Times New Roman" w:eastAsia="Times New Roman" w:hAnsi="Times New Roman" w:cs="Times New Roman"/>
          <w:i/>
          <w:iCs/>
          <w:sz w:val="24"/>
          <w:szCs w:val="24"/>
          <w:lang w:eastAsia="fr-CA"/>
        </w:rPr>
        <w:t>Fisheries</w:t>
      </w:r>
      <w:proofErr w:type="spellEnd"/>
      <w:r w:rsidRPr="00A031D6">
        <w:rPr>
          <w:rFonts w:ascii="Times New Roman" w:eastAsia="Times New Roman" w:hAnsi="Times New Roman" w:cs="Times New Roman"/>
          <w:i/>
          <w:iCs/>
          <w:sz w:val="24"/>
          <w:szCs w:val="24"/>
          <w:lang w:eastAsia="fr-CA"/>
        </w:rPr>
        <w:t xml:space="preserve"> Management</w:t>
      </w:r>
      <w:r w:rsidRPr="00A031D6">
        <w:rPr>
          <w:rFonts w:ascii="Times New Roman" w:eastAsia="Times New Roman" w:hAnsi="Times New Roman" w:cs="Times New Roman"/>
          <w:sz w:val="24"/>
          <w:szCs w:val="24"/>
          <w:lang w:eastAsia="fr-CA"/>
        </w:rPr>
        <w:t>, 41, 1436–1453.</w:t>
      </w:r>
    </w:p>
    <w:p w14:paraId="4D9D8D6F"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r w:rsidRPr="00A031D6">
        <w:rPr>
          <w:rFonts w:ascii="Times New Roman" w:eastAsia="Times New Roman" w:hAnsi="Times New Roman" w:cs="Times New Roman"/>
          <w:b/>
          <w:bCs/>
          <w:sz w:val="24"/>
          <w:szCs w:val="24"/>
          <w:lang w:eastAsia="fr-CA"/>
        </w:rPr>
        <w:t>Ministère des Forêts, de la Faune et des Parcs.</w:t>
      </w:r>
      <w:r w:rsidRPr="00A031D6">
        <w:rPr>
          <w:rFonts w:ascii="Times New Roman" w:eastAsia="Times New Roman" w:hAnsi="Times New Roman" w:cs="Times New Roman"/>
          <w:sz w:val="24"/>
          <w:szCs w:val="24"/>
          <w:lang w:eastAsia="fr-CA"/>
        </w:rPr>
        <w:t xml:space="preserve"> (2018). </w:t>
      </w:r>
      <w:r w:rsidRPr="00A031D6">
        <w:rPr>
          <w:rFonts w:ascii="Times New Roman" w:eastAsia="Times New Roman" w:hAnsi="Times New Roman" w:cs="Times New Roman"/>
          <w:i/>
          <w:iCs/>
          <w:sz w:val="24"/>
          <w:szCs w:val="24"/>
          <w:lang w:eastAsia="fr-CA"/>
        </w:rPr>
        <w:t>Protocole d’échantillonnage en milieu nordique, pêche expérimentale normalisée des communautés de poissons en lac</w:t>
      </w:r>
      <w:r w:rsidRPr="00A031D6">
        <w:rPr>
          <w:rFonts w:ascii="Times New Roman" w:eastAsia="Times New Roman" w:hAnsi="Times New Roman" w:cs="Times New Roman"/>
          <w:sz w:val="24"/>
          <w:szCs w:val="24"/>
          <w:lang w:eastAsia="fr-CA"/>
        </w:rPr>
        <w:t>, 34 p.</w:t>
      </w:r>
    </w:p>
    <w:p w14:paraId="3047C56D"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Neumann, R. M., Guy, C. S., &amp; Willis, D. W.</w:t>
      </w:r>
      <w:r w:rsidRPr="00A031D6">
        <w:rPr>
          <w:rFonts w:ascii="Times New Roman" w:eastAsia="Times New Roman" w:hAnsi="Times New Roman" w:cs="Times New Roman"/>
          <w:sz w:val="24"/>
          <w:szCs w:val="24"/>
          <w:lang w:val="en-CA" w:eastAsia="fr-CA"/>
        </w:rPr>
        <w:t xml:space="preserve"> (2012). Length, weight and associated indices. In A. V. Zale et al. (Eds.), </w:t>
      </w:r>
      <w:r w:rsidRPr="00A031D6">
        <w:rPr>
          <w:rFonts w:ascii="Times New Roman" w:eastAsia="Times New Roman" w:hAnsi="Times New Roman" w:cs="Times New Roman"/>
          <w:i/>
          <w:iCs/>
          <w:sz w:val="24"/>
          <w:szCs w:val="24"/>
          <w:lang w:val="en-CA" w:eastAsia="fr-CA"/>
        </w:rPr>
        <w:t>Fisheries Techniques</w:t>
      </w:r>
      <w:r w:rsidRPr="00A031D6">
        <w:rPr>
          <w:rFonts w:ascii="Times New Roman" w:eastAsia="Times New Roman" w:hAnsi="Times New Roman" w:cs="Times New Roman"/>
          <w:sz w:val="24"/>
          <w:szCs w:val="24"/>
          <w:lang w:val="en-CA" w:eastAsia="fr-CA"/>
        </w:rPr>
        <w:t xml:space="preserve"> (pp. 637–676). American Fisheries Society.</w:t>
      </w:r>
    </w:p>
    <w:p w14:paraId="4C6DA1DE"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Ogle, D. H.</w:t>
      </w:r>
      <w:r w:rsidRPr="00A031D6">
        <w:rPr>
          <w:rFonts w:ascii="Times New Roman" w:eastAsia="Times New Roman" w:hAnsi="Times New Roman" w:cs="Times New Roman"/>
          <w:sz w:val="24"/>
          <w:szCs w:val="24"/>
          <w:lang w:val="en-CA" w:eastAsia="fr-CA"/>
        </w:rPr>
        <w:t xml:space="preserve"> (2016). </w:t>
      </w:r>
      <w:r w:rsidRPr="00A031D6">
        <w:rPr>
          <w:rFonts w:ascii="Times New Roman" w:eastAsia="Times New Roman" w:hAnsi="Times New Roman" w:cs="Times New Roman"/>
          <w:i/>
          <w:iCs/>
          <w:sz w:val="24"/>
          <w:szCs w:val="24"/>
          <w:lang w:val="en-CA" w:eastAsia="fr-CA"/>
        </w:rPr>
        <w:t>Introductory Fisheries Analyses with R</w:t>
      </w:r>
      <w:r w:rsidRPr="00A031D6">
        <w:rPr>
          <w:rFonts w:ascii="Times New Roman" w:eastAsia="Times New Roman" w:hAnsi="Times New Roman" w:cs="Times New Roman"/>
          <w:sz w:val="24"/>
          <w:szCs w:val="24"/>
          <w:lang w:val="en-CA" w:eastAsia="fr-CA"/>
        </w:rPr>
        <w:t>. Chapman and Hall, CRC Press.</w:t>
      </w:r>
    </w:p>
    <w:p w14:paraId="24E78F20"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Ogle, D. H., Brenden, T. O., &amp; McCormick, J. L.</w:t>
      </w:r>
      <w:r w:rsidRPr="00A031D6">
        <w:rPr>
          <w:rFonts w:ascii="Times New Roman" w:eastAsia="Times New Roman" w:hAnsi="Times New Roman" w:cs="Times New Roman"/>
          <w:sz w:val="24"/>
          <w:szCs w:val="24"/>
          <w:lang w:val="en-CA" w:eastAsia="fr-CA"/>
        </w:rPr>
        <w:t xml:space="preserve"> (2017). Growth estimation: Growth models and statistical inference. In M. C. Quist &amp; D. A. Isermann (Eds.), </w:t>
      </w:r>
      <w:r w:rsidRPr="00A031D6">
        <w:rPr>
          <w:rFonts w:ascii="Times New Roman" w:eastAsia="Times New Roman" w:hAnsi="Times New Roman" w:cs="Times New Roman"/>
          <w:i/>
          <w:iCs/>
          <w:sz w:val="24"/>
          <w:szCs w:val="24"/>
          <w:lang w:val="en-CA" w:eastAsia="fr-CA"/>
        </w:rPr>
        <w:t>Age and Growth of Fishes: Principles and Techniques</w:t>
      </w:r>
      <w:r w:rsidRPr="00A031D6">
        <w:rPr>
          <w:rFonts w:ascii="Times New Roman" w:eastAsia="Times New Roman" w:hAnsi="Times New Roman" w:cs="Times New Roman"/>
          <w:sz w:val="24"/>
          <w:szCs w:val="24"/>
          <w:lang w:val="en-CA" w:eastAsia="fr-CA"/>
        </w:rPr>
        <w:t xml:space="preserve"> (pp. 265–359). American Fisheries Society.</w:t>
      </w:r>
    </w:p>
    <w:p w14:paraId="626A916B"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lastRenderedPageBreak/>
        <w:t>Quist, M. C., Bonvechio, K. I., &amp; Allen, M. S.</w:t>
      </w:r>
      <w:r w:rsidRPr="00A031D6">
        <w:rPr>
          <w:rFonts w:ascii="Times New Roman" w:eastAsia="Times New Roman" w:hAnsi="Times New Roman" w:cs="Times New Roman"/>
          <w:sz w:val="24"/>
          <w:szCs w:val="24"/>
          <w:lang w:val="en-CA" w:eastAsia="fr-CA"/>
        </w:rPr>
        <w:t xml:space="preserve"> (2009). Statistical analysis and data management. In S. A. Bonar, W. A. Hubert &amp; D. W. Willis (Eds.), </w:t>
      </w:r>
      <w:r w:rsidRPr="00A031D6">
        <w:rPr>
          <w:rFonts w:ascii="Times New Roman" w:eastAsia="Times New Roman" w:hAnsi="Times New Roman" w:cs="Times New Roman"/>
          <w:i/>
          <w:iCs/>
          <w:sz w:val="24"/>
          <w:szCs w:val="24"/>
          <w:lang w:val="en-CA" w:eastAsia="fr-CA"/>
        </w:rPr>
        <w:t>Standard Methods for Sampling North American Freshwater Fishes</w:t>
      </w:r>
      <w:r w:rsidRPr="00A031D6">
        <w:rPr>
          <w:rFonts w:ascii="Times New Roman" w:eastAsia="Times New Roman" w:hAnsi="Times New Roman" w:cs="Times New Roman"/>
          <w:sz w:val="24"/>
          <w:szCs w:val="24"/>
          <w:lang w:val="en-CA" w:eastAsia="fr-CA"/>
        </w:rPr>
        <w:t xml:space="preserve"> (pp. 171–194). American Fisheries Society.</w:t>
      </w:r>
    </w:p>
    <w:p w14:paraId="2D59AB0F"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val="en-CA" w:eastAsia="fr-CA"/>
        </w:rPr>
        <w:t>RStudio Team.</w:t>
      </w:r>
      <w:r w:rsidRPr="00A031D6">
        <w:rPr>
          <w:rFonts w:ascii="Times New Roman" w:eastAsia="Times New Roman" w:hAnsi="Times New Roman" w:cs="Times New Roman"/>
          <w:sz w:val="24"/>
          <w:szCs w:val="24"/>
          <w:lang w:val="en-CA" w:eastAsia="fr-CA"/>
        </w:rPr>
        <w:t xml:space="preserve"> (2022). </w:t>
      </w:r>
      <w:r w:rsidRPr="00A031D6">
        <w:rPr>
          <w:rFonts w:ascii="Times New Roman" w:eastAsia="Times New Roman" w:hAnsi="Times New Roman" w:cs="Times New Roman"/>
          <w:i/>
          <w:iCs/>
          <w:sz w:val="24"/>
          <w:szCs w:val="24"/>
          <w:lang w:val="en-CA" w:eastAsia="fr-CA"/>
        </w:rPr>
        <w:t>RStudio: Integrated Development for R</w:t>
      </w:r>
      <w:r w:rsidRPr="00A031D6">
        <w:rPr>
          <w:rFonts w:ascii="Times New Roman" w:eastAsia="Times New Roman" w:hAnsi="Times New Roman" w:cs="Times New Roman"/>
          <w:sz w:val="24"/>
          <w:szCs w:val="24"/>
          <w:lang w:val="en-CA" w:eastAsia="fr-CA"/>
        </w:rPr>
        <w:t>. RStudio, PBC, Boston, MA.</w:t>
      </w:r>
    </w:p>
    <w:p w14:paraId="64043B95"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r w:rsidRPr="00A031D6">
        <w:rPr>
          <w:rFonts w:ascii="Times New Roman" w:eastAsia="Times New Roman" w:hAnsi="Times New Roman" w:cs="Times New Roman"/>
          <w:b/>
          <w:bCs/>
          <w:sz w:val="24"/>
          <w:szCs w:val="24"/>
          <w:lang w:eastAsia="fr-CA"/>
        </w:rPr>
        <w:t>Service de la faune aquatique.</w:t>
      </w:r>
      <w:r w:rsidRPr="00A031D6">
        <w:rPr>
          <w:rFonts w:ascii="Times New Roman" w:eastAsia="Times New Roman" w:hAnsi="Times New Roman" w:cs="Times New Roman"/>
          <w:sz w:val="24"/>
          <w:szCs w:val="24"/>
          <w:lang w:eastAsia="fr-CA"/>
        </w:rPr>
        <w:t xml:space="preserve"> (2011). </w:t>
      </w:r>
      <w:r w:rsidRPr="00A031D6">
        <w:rPr>
          <w:rFonts w:ascii="Times New Roman" w:eastAsia="Times New Roman" w:hAnsi="Times New Roman" w:cs="Times New Roman"/>
          <w:i/>
          <w:iCs/>
          <w:sz w:val="24"/>
          <w:szCs w:val="24"/>
          <w:lang w:eastAsia="fr-CA"/>
        </w:rPr>
        <w:t>Guide de normalisation des méthodes d'inventaire ichtyologique en eaux intérieures – Acquisition de données</w:t>
      </w:r>
      <w:r w:rsidRPr="00A031D6">
        <w:rPr>
          <w:rFonts w:ascii="Times New Roman" w:eastAsia="Times New Roman" w:hAnsi="Times New Roman" w:cs="Times New Roman"/>
          <w:sz w:val="24"/>
          <w:szCs w:val="24"/>
          <w:lang w:eastAsia="fr-CA"/>
        </w:rPr>
        <w:t>. Ministère des Ressources naturelles et de la Faune, Québec.</w:t>
      </w:r>
    </w:p>
    <w:p w14:paraId="116EBADE"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val="en-CA" w:eastAsia="fr-CA"/>
        </w:rPr>
      </w:pPr>
      <w:r w:rsidRPr="00A031D6">
        <w:rPr>
          <w:rFonts w:ascii="Times New Roman" w:eastAsia="Times New Roman" w:hAnsi="Times New Roman" w:cs="Times New Roman"/>
          <w:b/>
          <w:bCs/>
          <w:sz w:val="24"/>
          <w:szCs w:val="24"/>
          <w:lang w:eastAsia="fr-CA"/>
        </w:rPr>
        <w:t>Willis, D. W., Murphy, B. R., &amp; Guy, C. S.</w:t>
      </w:r>
      <w:r w:rsidRPr="00A031D6">
        <w:rPr>
          <w:rFonts w:ascii="Times New Roman" w:eastAsia="Times New Roman" w:hAnsi="Times New Roman" w:cs="Times New Roman"/>
          <w:sz w:val="24"/>
          <w:szCs w:val="24"/>
          <w:lang w:eastAsia="fr-CA"/>
        </w:rPr>
        <w:t xml:space="preserve"> (2008). </w:t>
      </w:r>
      <w:r w:rsidRPr="00A031D6">
        <w:rPr>
          <w:rFonts w:ascii="Times New Roman" w:eastAsia="Times New Roman" w:hAnsi="Times New Roman" w:cs="Times New Roman"/>
          <w:sz w:val="24"/>
          <w:szCs w:val="24"/>
          <w:lang w:val="en-CA" w:eastAsia="fr-CA"/>
        </w:rPr>
        <w:t xml:space="preserve">Stock density indices: Development, use, and limitations. </w:t>
      </w:r>
      <w:r w:rsidRPr="00A031D6">
        <w:rPr>
          <w:rFonts w:ascii="Times New Roman" w:eastAsia="Times New Roman" w:hAnsi="Times New Roman" w:cs="Times New Roman"/>
          <w:i/>
          <w:iCs/>
          <w:sz w:val="24"/>
          <w:szCs w:val="24"/>
          <w:lang w:val="en-CA" w:eastAsia="fr-CA"/>
        </w:rPr>
        <w:t>Reviews in Fisheries Science</w:t>
      </w:r>
      <w:r w:rsidRPr="00A031D6">
        <w:rPr>
          <w:rFonts w:ascii="Times New Roman" w:eastAsia="Times New Roman" w:hAnsi="Times New Roman" w:cs="Times New Roman"/>
          <w:sz w:val="24"/>
          <w:szCs w:val="24"/>
          <w:lang w:val="en-CA" w:eastAsia="fr-CA"/>
        </w:rPr>
        <w:t>, 1, 203–222.</w:t>
      </w:r>
    </w:p>
    <w:p w14:paraId="6003942A" w14:textId="77777777" w:rsidR="00A031D6" w:rsidRPr="00A031D6" w:rsidRDefault="00A031D6" w:rsidP="00A031D6">
      <w:pPr>
        <w:spacing w:before="100" w:beforeAutospacing="1" w:after="100" w:afterAutospacing="1"/>
        <w:rPr>
          <w:rFonts w:ascii="Times New Roman" w:eastAsia="Times New Roman" w:hAnsi="Times New Roman" w:cs="Times New Roman"/>
          <w:sz w:val="24"/>
          <w:szCs w:val="24"/>
          <w:lang w:eastAsia="fr-CA"/>
        </w:rPr>
      </w:pPr>
      <w:r w:rsidRPr="00A031D6">
        <w:rPr>
          <w:rFonts w:ascii="Times New Roman" w:eastAsia="Times New Roman" w:hAnsi="Times New Roman" w:cs="Times New Roman"/>
          <w:b/>
          <w:bCs/>
          <w:sz w:val="24"/>
          <w:szCs w:val="24"/>
          <w:lang w:val="en-CA" w:eastAsia="fr-CA"/>
        </w:rPr>
        <w:t>Mainguy, J., Bélanger, M., Ouellet-Cauchon, G., &amp; Moral, R.</w:t>
      </w:r>
      <w:r w:rsidRPr="00A031D6">
        <w:rPr>
          <w:rFonts w:ascii="Times New Roman" w:eastAsia="Times New Roman" w:hAnsi="Times New Roman" w:cs="Times New Roman"/>
          <w:sz w:val="24"/>
          <w:szCs w:val="24"/>
          <w:lang w:val="en-CA" w:eastAsia="fr-CA"/>
        </w:rPr>
        <w:t xml:space="preserve"> (2024). Monitoring reproduction in fish: Assessing the adequacy of ogives and the predicted uncertainty of their L50 estimates for more reliable biological inferences. </w:t>
      </w:r>
      <w:proofErr w:type="spellStart"/>
      <w:r w:rsidRPr="00A031D6">
        <w:rPr>
          <w:rFonts w:ascii="Times New Roman" w:eastAsia="Times New Roman" w:hAnsi="Times New Roman" w:cs="Times New Roman"/>
          <w:i/>
          <w:iCs/>
          <w:sz w:val="24"/>
          <w:szCs w:val="24"/>
          <w:lang w:eastAsia="fr-CA"/>
        </w:rPr>
        <w:t>Fisheries</w:t>
      </w:r>
      <w:proofErr w:type="spellEnd"/>
      <w:r w:rsidRPr="00A031D6">
        <w:rPr>
          <w:rFonts w:ascii="Times New Roman" w:eastAsia="Times New Roman" w:hAnsi="Times New Roman" w:cs="Times New Roman"/>
          <w:i/>
          <w:iCs/>
          <w:sz w:val="24"/>
          <w:szCs w:val="24"/>
          <w:lang w:eastAsia="fr-CA"/>
        </w:rPr>
        <w:t xml:space="preserve"> </w:t>
      </w:r>
      <w:proofErr w:type="spellStart"/>
      <w:r w:rsidRPr="00A031D6">
        <w:rPr>
          <w:rFonts w:ascii="Times New Roman" w:eastAsia="Times New Roman" w:hAnsi="Times New Roman" w:cs="Times New Roman"/>
          <w:i/>
          <w:iCs/>
          <w:sz w:val="24"/>
          <w:szCs w:val="24"/>
          <w:lang w:eastAsia="fr-CA"/>
        </w:rPr>
        <w:t>Research</w:t>
      </w:r>
      <w:proofErr w:type="spellEnd"/>
      <w:r w:rsidRPr="00A031D6">
        <w:rPr>
          <w:rFonts w:ascii="Times New Roman" w:eastAsia="Times New Roman" w:hAnsi="Times New Roman" w:cs="Times New Roman"/>
          <w:sz w:val="24"/>
          <w:szCs w:val="24"/>
          <w:lang w:eastAsia="fr-CA"/>
        </w:rPr>
        <w:t>, 269, 106863. https://doi.org/10.1016/j.fishres.2023.106863</w:t>
      </w:r>
    </w:p>
    <w:p w14:paraId="07721B3E" w14:textId="77777777" w:rsidR="001B6D02" w:rsidRPr="001B6D02" w:rsidRDefault="001B6D02" w:rsidP="001B6D02"/>
    <w:sectPr w:rsidR="001B6D02" w:rsidRPr="001B6D02">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e Brûlé" w:date="2025-03-27T08:38:00Z" w:initials="CB">
    <w:p w14:paraId="2207ED49" w14:textId="77777777" w:rsidR="00DF2AD2" w:rsidRDefault="00DF2AD2" w:rsidP="00DF2AD2">
      <w:pPr>
        <w:pStyle w:val="Commentaire"/>
      </w:pPr>
      <w:r>
        <w:rPr>
          <w:rStyle w:val="Marquedecommentaire"/>
        </w:rPr>
        <w:annotationRef/>
      </w:r>
      <w:r>
        <w:t xml:space="preserve">Titre qui suit les bonnes pratiques et est disponible (p.18) </w:t>
      </w:r>
      <w:hyperlink r:id="rId1" w:history="1">
        <w:r w:rsidRPr="005104E8">
          <w:rPr>
            <w:rStyle w:val="Lienhypertexte"/>
          </w:rPr>
          <w:t>Building a package that lasts — eRum 2018 workshop - Speaker Deck</w:t>
        </w:r>
      </w:hyperlink>
      <w:r>
        <w:t xml:space="preserve"> </w:t>
      </w:r>
    </w:p>
  </w:comment>
  <w:comment w:id="1" w:author="Brûlé, Caroline" w:date="2025-03-31T12:56:00Z" w:initials="CB">
    <w:p w14:paraId="4DDA4231" w14:textId="77777777" w:rsidR="0031378E" w:rsidRDefault="0031378E" w:rsidP="0031378E">
      <w:pPr>
        <w:pStyle w:val="Commentaire"/>
      </w:pPr>
      <w:r>
        <w:rPr>
          <w:rStyle w:val="Marquedecommentaire"/>
        </w:rPr>
        <w:annotationRef/>
      </w:r>
      <w:r>
        <w:t>Présentation simple de l’application.</w:t>
      </w:r>
    </w:p>
    <w:p w14:paraId="3481717B" w14:textId="77777777" w:rsidR="0031378E" w:rsidRDefault="0031378E" w:rsidP="0031378E">
      <w:pPr>
        <w:pStyle w:val="Commentaire"/>
      </w:pPr>
      <w:r>
        <w:t>À qui s’adresse ce guide ? (mention des deux profils clairement définis)</w:t>
      </w:r>
    </w:p>
  </w:comment>
  <w:comment w:id="2" w:author="Brûlé, Caroline" w:date="2025-03-31T12:58:00Z" w:initials="CB">
    <w:p w14:paraId="0368EF33" w14:textId="77777777" w:rsidR="0031378E" w:rsidRDefault="0031378E" w:rsidP="0031378E">
      <w:pPr>
        <w:pStyle w:val="Commentaire"/>
      </w:pPr>
      <w:r>
        <w:rPr>
          <w:rStyle w:val="Marquedecommentaire"/>
        </w:rPr>
        <w:annotationRef/>
      </w:r>
      <w:r>
        <w:rPr>
          <w:b/>
          <w:bCs/>
        </w:rPr>
        <w:t>Introduction générale</w:t>
      </w:r>
    </w:p>
    <w:p w14:paraId="6BAD2070" w14:textId="77777777" w:rsidR="0031378E" w:rsidRDefault="0031378E" w:rsidP="0031378E">
      <w:pPr>
        <w:pStyle w:val="Commentaire"/>
      </w:pPr>
      <w:r>
        <w:t>L’application AquaPop est destinée aux biologistes pour la gestion, l’analyse et la visualisation des données d’inventaires ichtyologiques.</w:t>
      </w:r>
    </w:p>
    <w:p w14:paraId="6BC24945" w14:textId="77777777" w:rsidR="0031378E" w:rsidRDefault="0031378E" w:rsidP="0031378E">
      <w:pPr>
        <w:pStyle w:val="Commentaire"/>
      </w:pPr>
      <w:r>
        <w:t>Ce guide utilisateur couvre deux façons distinctes d’utiliser l’outil :</w:t>
      </w:r>
    </w:p>
    <w:p w14:paraId="1781BB27" w14:textId="77777777" w:rsidR="0031378E" w:rsidRDefault="0031378E" w:rsidP="0031378E">
      <w:pPr>
        <w:pStyle w:val="Commentaire"/>
        <w:numPr>
          <w:ilvl w:val="0"/>
          <w:numId w:val="8"/>
        </w:numPr>
        <w:ind w:left="360"/>
      </w:pPr>
      <w:r>
        <w:rPr>
          <w:b/>
          <w:bCs/>
        </w:rPr>
        <w:t>Utilisateurs standards</w:t>
      </w:r>
      <w:r>
        <w:t xml:space="preserve"> : Vous souhaitez uniquement utiliser l’interface graphique (Shiny) pour réaliser vos analyses sans jamais toucher au code.</w:t>
      </w:r>
    </w:p>
    <w:p w14:paraId="66F58DF9" w14:textId="77777777" w:rsidR="0031378E" w:rsidRDefault="0031378E" w:rsidP="0031378E">
      <w:pPr>
        <w:pStyle w:val="Commentaire"/>
        <w:numPr>
          <w:ilvl w:val="0"/>
          <w:numId w:val="8"/>
        </w:numPr>
        <w:ind w:left="360"/>
      </w:pPr>
      <w:r>
        <w:rPr>
          <w:b/>
          <w:bCs/>
        </w:rPr>
        <w:t>Utilisateurs avancés</w:t>
      </w:r>
      <w:r>
        <w:t xml:space="preserve"> : Vous souhaitez intégrer les fonctions d’AquaPop directement dans vos propres scripts R.</w:t>
      </w:r>
    </w:p>
    <w:p w14:paraId="5157B24F" w14:textId="77777777" w:rsidR="0031378E" w:rsidRDefault="0031378E" w:rsidP="0031378E">
      <w:pPr>
        <w:pStyle w:val="Commentaire"/>
      </w:pPr>
      <w:r>
        <w:t>Sélectionnez ci-dessous la section correspondant à votre utilisation.</w:t>
      </w:r>
    </w:p>
  </w:comment>
  <w:comment w:id="15" w:author="Gagné, Stéphanie (DEFA)" w:date="2025-04-30T13:19:00Z" w:initials="SG">
    <w:p w14:paraId="26A3E98C" w14:textId="77777777" w:rsidR="00D57BB8" w:rsidRDefault="00D57BB8" w:rsidP="00D57BB8">
      <w:pPr>
        <w:pStyle w:val="Commentaire"/>
      </w:pPr>
      <w:r>
        <w:rPr>
          <w:rStyle w:val="Marquedecommentaire"/>
        </w:rPr>
        <w:annotationRef/>
      </w:r>
      <w:r>
        <w:t>Enlever les 2 virgules de trop :  (Plourde, Arvisais, Tremblay &amp; Gagné 2021)</w:t>
      </w:r>
    </w:p>
  </w:comment>
  <w:comment w:id="19" w:author="Brûlé, Caroline" w:date="2025-03-27T13:11:00Z" w:initials="CB">
    <w:p w14:paraId="6C3CB38E" w14:textId="62751913" w:rsidR="00D201AE" w:rsidRDefault="00D201AE" w:rsidP="00D201AE">
      <w:pPr>
        <w:pStyle w:val="Commentaire"/>
      </w:pPr>
      <w:r>
        <w:rPr>
          <w:rStyle w:val="Marquedecommentaire"/>
        </w:rPr>
        <w:annotationRef/>
      </w:r>
      <w:r>
        <w:t>So basically I think of the app as an interactive interface for the package for users who do not know R</w:t>
      </w:r>
    </w:p>
  </w:comment>
  <w:comment w:id="24" w:author="Gagné, Stéphanie (DEFA)" w:date="2025-04-30T13:29:00Z" w:initials="SG">
    <w:p w14:paraId="11D8CD58" w14:textId="77777777" w:rsidR="00CC1651" w:rsidRDefault="00F750D2" w:rsidP="00CC1651">
      <w:pPr>
        <w:pStyle w:val="Commentaire"/>
      </w:pPr>
      <w:r>
        <w:rPr>
          <w:rStyle w:val="Marquedecommentaire"/>
        </w:rPr>
        <w:annotationRef/>
      </w:r>
      <w:r w:rsidR="00CC1651">
        <w:t>Il me semble que c’est l’outil qui est conçu pour interpréter les résultats (et les intégrer dans des livrables) et non le guide. Je me trompe ?</w:t>
      </w:r>
    </w:p>
  </w:comment>
  <w:comment w:id="44" w:author="Brûlé, Caroline" w:date="2025-03-30T08:29:00Z" w:initials="CB">
    <w:p w14:paraId="15AEE54D" w14:textId="2645F548" w:rsidR="003B4598" w:rsidRDefault="003B4598" w:rsidP="003B4598">
      <w:pPr>
        <w:pStyle w:val="Commentaire"/>
      </w:pPr>
      <w:r>
        <w:rPr>
          <w:rStyle w:val="Marquedecommentaire"/>
        </w:rPr>
        <w:annotationRef/>
      </w:r>
      <w:r>
        <w:rPr>
          <w:lang w:val="en-CA"/>
        </w:rPr>
        <w:t>Section à rédiger par SG</w:t>
      </w:r>
    </w:p>
  </w:comment>
  <w:comment w:id="45" w:author="Gagné, Stéphanie (DEFA)" w:date="2025-04-30T16:18:00Z" w:initials="SG">
    <w:p w14:paraId="43FD2555" w14:textId="77777777" w:rsidR="00DE5A82" w:rsidRDefault="00DE5A82" w:rsidP="00DE5A82">
      <w:pPr>
        <w:pStyle w:val="Commentaire"/>
      </w:pPr>
      <w:r>
        <w:rPr>
          <w:rStyle w:val="Marquedecommentaire"/>
        </w:rPr>
        <w:annotationRef/>
      </w:r>
      <w:r>
        <w:t>Je n’ai pas mis cette section en suivi des modifications pour alléger</w:t>
      </w:r>
    </w:p>
  </w:comment>
  <w:comment w:id="46" w:author="Brûlé, Caroline" w:date="2025-03-31T12:59:00Z" w:initials="CB">
    <w:p w14:paraId="4BBBE9E0" w14:textId="7F2B85C9" w:rsidR="0031378E" w:rsidRDefault="0031378E" w:rsidP="0031378E">
      <w:pPr>
        <w:pStyle w:val="Commentaire"/>
      </w:pPr>
      <w:r>
        <w:rPr>
          <w:rStyle w:val="Marquedecommentaire"/>
        </w:rPr>
        <w:annotationRef/>
      </w:r>
      <w:r>
        <w:rPr>
          <w:b/>
          <w:bCs/>
        </w:rPr>
        <w:t>Structure recommandée par tâche</w:t>
      </w:r>
    </w:p>
    <w:p w14:paraId="03081F94" w14:textId="77777777" w:rsidR="0031378E" w:rsidRDefault="0031378E" w:rsidP="0031378E">
      <w:pPr>
        <w:pStyle w:val="Commentaire"/>
      </w:pPr>
      <w:r>
        <w:t>Pour chaque fonctionnalité de l’application, utilisez cette structure pour décrire précisément les actions à effectuer :</w:t>
      </w:r>
    </w:p>
    <w:p w14:paraId="69B02523" w14:textId="77777777" w:rsidR="0031378E" w:rsidRDefault="0031378E" w:rsidP="0031378E">
      <w:pPr>
        <w:pStyle w:val="Commentaire"/>
      </w:pPr>
      <w:r>
        <w:rPr>
          <w:b/>
          <w:bCs/>
        </w:rPr>
        <w:t>[Nom de la fonctionnalité]</w:t>
      </w:r>
    </w:p>
    <w:p w14:paraId="258DAEA6" w14:textId="77777777" w:rsidR="0031378E" w:rsidRDefault="0031378E" w:rsidP="0031378E">
      <w:pPr>
        <w:pStyle w:val="Commentaire"/>
      </w:pPr>
      <w:r>
        <w:t>Décrivez brièvement en quoi consiste la tâche. Par exemple :</w:t>
      </w:r>
      <w:r>
        <w:br/>
        <w:t>« Cette étape vous permet de télécharger vos données et de les vérifier à l’écran. »</w:t>
      </w:r>
    </w:p>
    <w:p w14:paraId="4771D53F" w14:textId="77777777" w:rsidR="0031378E" w:rsidRDefault="0031378E" w:rsidP="0031378E">
      <w:pPr>
        <w:pStyle w:val="Commentaire"/>
      </w:pPr>
      <w:r>
        <w:rPr>
          <w:b/>
          <w:bCs/>
        </w:rPr>
        <w:t>Instructions étape par étape :</w:t>
      </w:r>
    </w:p>
    <w:p w14:paraId="750E9B8A" w14:textId="77777777" w:rsidR="0031378E" w:rsidRDefault="0031378E" w:rsidP="0031378E">
      <w:pPr>
        <w:pStyle w:val="Commentaire"/>
        <w:numPr>
          <w:ilvl w:val="0"/>
          <w:numId w:val="9"/>
        </w:numPr>
      </w:pPr>
      <w:r>
        <w:rPr>
          <w:b/>
          <w:bCs/>
        </w:rPr>
        <w:t>Action 1 à réaliser dans l’interface</w:t>
      </w:r>
    </w:p>
    <w:p w14:paraId="4C71EC2D" w14:textId="77777777" w:rsidR="0031378E" w:rsidRDefault="0031378E" w:rsidP="0031378E">
      <w:pPr>
        <w:pStyle w:val="Commentaire"/>
        <w:numPr>
          <w:ilvl w:val="0"/>
          <w:numId w:val="10"/>
        </w:numPr>
      </w:pPr>
    </w:p>
    <w:p w14:paraId="497E5BAE" w14:textId="77777777" w:rsidR="0031378E" w:rsidRDefault="0031378E" w:rsidP="0031378E">
      <w:pPr>
        <w:pStyle w:val="Commentaire"/>
        <w:numPr>
          <w:ilvl w:val="1"/>
          <w:numId w:val="10"/>
        </w:numPr>
      </w:pPr>
      <w:r>
        <w:t>Résultat attendu de l’action</w:t>
      </w:r>
    </w:p>
    <w:p w14:paraId="0F8FFA2E" w14:textId="77777777" w:rsidR="0031378E" w:rsidRDefault="0031378E" w:rsidP="0031378E">
      <w:pPr>
        <w:pStyle w:val="Commentaire"/>
        <w:numPr>
          <w:ilvl w:val="0"/>
          <w:numId w:val="11"/>
        </w:numPr>
      </w:pPr>
      <w:r>
        <w:rPr>
          <w:b/>
          <w:bCs/>
        </w:rPr>
        <w:t>Action 2 à réaliser</w:t>
      </w:r>
    </w:p>
    <w:p w14:paraId="217D73A1" w14:textId="77777777" w:rsidR="0031378E" w:rsidRDefault="0031378E" w:rsidP="0031378E">
      <w:pPr>
        <w:pStyle w:val="Commentaire"/>
        <w:numPr>
          <w:ilvl w:val="0"/>
          <w:numId w:val="12"/>
        </w:numPr>
      </w:pPr>
    </w:p>
    <w:p w14:paraId="64C9B4D0" w14:textId="77777777" w:rsidR="0031378E" w:rsidRDefault="0031378E" w:rsidP="0031378E">
      <w:pPr>
        <w:pStyle w:val="Commentaire"/>
        <w:numPr>
          <w:ilvl w:val="1"/>
          <w:numId w:val="12"/>
        </w:numPr>
      </w:pPr>
      <w:r>
        <w:t>Résultat attendu</w:t>
      </w:r>
    </w:p>
    <w:p w14:paraId="292A7AC9" w14:textId="77777777" w:rsidR="0031378E" w:rsidRDefault="0031378E" w:rsidP="0031378E">
      <w:pPr>
        <w:pStyle w:val="Commentaire"/>
        <w:numPr>
          <w:ilvl w:val="0"/>
          <w:numId w:val="13"/>
        </w:numPr>
      </w:pPr>
      <w:r>
        <w:rPr>
          <w:b/>
          <w:bCs/>
        </w:rPr>
        <w:t>Et ainsi de suite…</w:t>
      </w:r>
    </w:p>
    <w:p w14:paraId="5DB54816" w14:textId="77777777" w:rsidR="0031378E" w:rsidRDefault="0031378E" w:rsidP="0031378E">
      <w:pPr>
        <w:pStyle w:val="Commentaire"/>
      </w:pPr>
      <w:r>
        <w:rPr>
          <w:b/>
          <w:bCs/>
        </w:rPr>
        <w:t>Résumé des actions/résultats :</w:t>
      </w:r>
    </w:p>
    <w:p w14:paraId="0E9B5062" w14:textId="77777777" w:rsidR="0031378E" w:rsidRDefault="0031378E" w:rsidP="0031378E">
      <w:pPr>
        <w:pStyle w:val="Commentaire"/>
      </w:pPr>
      <w:r>
        <w:t>Action réalisée dans l’interfaceRésultat affiché(Exemple) Télécharger fichier ExcelDonnées affichées à l’écran(Exemple) Sélectionner un lacDonnées filtrées automatiquement</w:t>
      </w:r>
    </w:p>
    <w:p w14:paraId="118D5017" w14:textId="77777777" w:rsidR="0031378E" w:rsidRDefault="0031378E" w:rsidP="0031378E">
      <w:pPr>
        <w:pStyle w:val="Commentaire"/>
      </w:pPr>
      <w:r>
        <w:rPr>
          <w:i/>
          <w:iCs/>
        </w:rPr>
        <w:t>(Ajouter ici une capture d’écran si nécessaire.)</w:t>
      </w:r>
    </w:p>
  </w:comment>
  <w:comment w:id="47" w:author="Brûlé, Caroline" w:date="2025-03-31T13:00:00Z" w:initials="CB">
    <w:p w14:paraId="63C26A01" w14:textId="77777777" w:rsidR="00E23175" w:rsidRDefault="00E23175" w:rsidP="00E23175">
      <w:pPr>
        <w:pStyle w:val="Commentaire"/>
      </w:pPr>
      <w:r>
        <w:rPr>
          <w:rStyle w:val="Marquedecommentaire"/>
        </w:rPr>
        <w:annotationRef/>
      </w:r>
      <w:r>
        <w:rPr>
          <w:b/>
          <w:bCs/>
        </w:rPr>
        <w:t>Encart : Comprendre la syntaxe utilisée dans ce guide (avancé)</w:t>
      </w:r>
    </w:p>
    <w:p w14:paraId="34698DAB" w14:textId="77777777" w:rsidR="00E23175" w:rsidRDefault="00E23175" w:rsidP="00E23175">
      <w:pPr>
        <w:pStyle w:val="Commentaire"/>
        <w:numPr>
          <w:ilvl w:val="0"/>
          <w:numId w:val="14"/>
        </w:numPr>
      </w:pPr>
      <w:r>
        <w:t>Le symbole |&gt; ou %&gt;% (pipe) permet d’enchaîner clairement plusieurs actions.</w:t>
      </w:r>
      <w:r>
        <w:br/>
        <w:t>Exemple :</w:t>
      </w:r>
    </w:p>
    <w:p w14:paraId="506CA2C6" w14:textId="77777777" w:rsidR="00E23175" w:rsidRDefault="00E23175" w:rsidP="00E23175">
      <w:pPr>
        <w:pStyle w:val="Commentaire"/>
        <w:numPr>
          <w:ilvl w:val="0"/>
          <w:numId w:val="14"/>
        </w:numPr>
      </w:pPr>
    </w:p>
    <w:p w14:paraId="72AD74F8" w14:textId="77777777" w:rsidR="00E23175" w:rsidRDefault="00E23175" w:rsidP="00E23175">
      <w:pPr>
        <w:pStyle w:val="Commentaire"/>
        <w:numPr>
          <w:ilvl w:val="0"/>
          <w:numId w:val="14"/>
        </w:numPr>
      </w:pPr>
      <w:r>
        <w:t xml:space="preserve">donnees |&gt; dplyr::filter(variable &gt; 10) </w:t>
      </w:r>
    </w:p>
    <w:p w14:paraId="036D55A5" w14:textId="77777777" w:rsidR="00E23175" w:rsidRDefault="00E23175" w:rsidP="00E23175">
      <w:pPr>
        <w:pStyle w:val="Commentaire"/>
        <w:numPr>
          <w:ilvl w:val="0"/>
          <w:numId w:val="14"/>
        </w:numPr>
      </w:pPr>
    </w:p>
    <w:p w14:paraId="147B3EAF" w14:textId="77777777" w:rsidR="00E23175" w:rsidRDefault="00E23175" w:rsidP="00E23175">
      <w:pPr>
        <w:pStyle w:val="Commentaire"/>
        <w:numPr>
          <w:ilvl w:val="0"/>
          <w:numId w:val="14"/>
        </w:numPr>
      </w:pPr>
      <w:r>
        <w:t>signifie : « Prendre les données, puis conserver uniquement les lignes où la variable est supérieure à 10. »</w:t>
      </w:r>
    </w:p>
    <w:p w14:paraId="57208BB3" w14:textId="77777777" w:rsidR="00E23175" w:rsidRDefault="00E23175" w:rsidP="00E23175">
      <w:pPr>
        <w:pStyle w:val="Commentaire"/>
        <w:numPr>
          <w:ilvl w:val="0"/>
          <w:numId w:val="14"/>
        </w:numPr>
      </w:pPr>
      <w:r>
        <w:t>La notation package::fonction permet d’identifier explicitement d’où provient une fonction spécifique.</w:t>
      </w:r>
      <w:r>
        <w:br/>
        <w:t>Exemple :</w:t>
      </w:r>
    </w:p>
    <w:p w14:paraId="169C40D9" w14:textId="77777777" w:rsidR="00E23175" w:rsidRDefault="00E23175" w:rsidP="00E23175">
      <w:pPr>
        <w:pStyle w:val="Commentaire"/>
        <w:numPr>
          <w:ilvl w:val="0"/>
          <w:numId w:val="14"/>
        </w:numPr>
      </w:pPr>
    </w:p>
    <w:p w14:paraId="0370911D" w14:textId="77777777" w:rsidR="00E23175" w:rsidRDefault="00E23175" w:rsidP="00E23175">
      <w:pPr>
        <w:pStyle w:val="Commentaire"/>
        <w:numPr>
          <w:ilvl w:val="0"/>
          <w:numId w:val="14"/>
        </w:numPr>
      </w:pPr>
      <w:r>
        <w:t xml:space="preserve">dplyr::filter() </w:t>
      </w:r>
    </w:p>
    <w:p w14:paraId="107BB591" w14:textId="77777777" w:rsidR="00E23175" w:rsidRDefault="00E23175" w:rsidP="00E23175">
      <w:pPr>
        <w:pStyle w:val="Commentaire"/>
        <w:numPr>
          <w:ilvl w:val="0"/>
          <w:numId w:val="14"/>
        </w:numPr>
      </w:pPr>
    </w:p>
    <w:p w14:paraId="74F13FB5" w14:textId="77777777" w:rsidR="00E23175" w:rsidRDefault="00E23175" w:rsidP="00E23175">
      <w:pPr>
        <w:pStyle w:val="Commentaire"/>
        <w:numPr>
          <w:ilvl w:val="0"/>
          <w:numId w:val="14"/>
        </w:numPr>
      </w:pPr>
      <w:r>
        <w:t>signifie que la fonction filter() provient du package dplyr.</w:t>
      </w:r>
    </w:p>
    <w:p w14:paraId="66260042" w14:textId="77777777" w:rsidR="00E23175" w:rsidRDefault="00E23175" w:rsidP="00E23175">
      <w:pPr>
        <w:pStyle w:val="Commentaire"/>
      </w:pPr>
      <w:r>
        <w:t>Pour approfondir ces notions, consultez ces ressources :</w:t>
      </w:r>
    </w:p>
    <w:p w14:paraId="5AE4C768" w14:textId="77777777" w:rsidR="00E23175" w:rsidRDefault="00E23175" w:rsidP="00E23175">
      <w:pPr>
        <w:pStyle w:val="Commentaire"/>
        <w:numPr>
          <w:ilvl w:val="0"/>
          <w:numId w:val="15"/>
        </w:numPr>
      </w:pPr>
      <w:r>
        <w:t>Pipes en R : https://r4ds.hadley.nz/pipes.html</w:t>
      </w:r>
    </w:p>
    <w:p w14:paraId="3C0A6E10" w14:textId="77777777" w:rsidR="00E23175" w:rsidRDefault="00E23175" w:rsidP="00E23175">
      <w:pPr>
        <w:pStyle w:val="Commentaire"/>
        <w:numPr>
          <w:ilvl w:val="0"/>
          <w:numId w:val="15"/>
        </w:numPr>
      </w:pPr>
      <w:r>
        <w:t>Introduction simple au tidyverse : https://www.tidyverse.org/learn/</w:t>
      </w:r>
    </w:p>
  </w:comment>
  <w:comment w:id="48" w:author="Brûlé, Caroline" w:date="2025-03-31T13:00:00Z" w:initials="CB">
    <w:p w14:paraId="4E06AFB7" w14:textId="6AB4D4F9" w:rsidR="00E23175" w:rsidRDefault="00E23175" w:rsidP="00E23175">
      <w:pPr>
        <w:pStyle w:val="Commentaire"/>
      </w:pPr>
      <w:r>
        <w:rPr>
          <w:rStyle w:val="Marquedecommentaire"/>
        </w:rPr>
        <w:annotationRef/>
      </w:r>
      <w:r>
        <w:rPr>
          <w:b/>
          <w:bCs/>
        </w:rPr>
        <w:t>Fonction métier : nom_fonction()</w:t>
      </w:r>
    </w:p>
    <w:p w14:paraId="718FDF63" w14:textId="77777777" w:rsidR="00E23175" w:rsidRDefault="00E23175" w:rsidP="00E23175">
      <w:pPr>
        <w:pStyle w:val="Commentaire"/>
      </w:pPr>
      <w:r>
        <w:rPr>
          <w:b/>
          <w:bCs/>
        </w:rPr>
        <w:t>Description :</w:t>
      </w:r>
      <w:r>
        <w:br/>
        <w:t>Expliquez en une phrase ce que fait exactement la fonction en termes métier (sans jargon technique inutile).</w:t>
      </w:r>
    </w:p>
    <w:p w14:paraId="3779C5FD" w14:textId="77777777" w:rsidR="00E23175" w:rsidRDefault="00E23175" w:rsidP="00E23175">
      <w:pPr>
        <w:pStyle w:val="Commentaire"/>
      </w:pPr>
      <w:r>
        <w:rPr>
          <w:b/>
          <w:bCs/>
        </w:rPr>
        <w:t>Entrées attendues :</w:t>
      </w:r>
    </w:p>
    <w:p w14:paraId="55AD3979" w14:textId="77777777" w:rsidR="00E23175" w:rsidRDefault="00E23175" w:rsidP="00E23175">
      <w:pPr>
        <w:pStyle w:val="Commentaire"/>
      </w:pPr>
      <w:r>
        <w:t>ParamètreDescription simpleparam1Description du paramètre 1param2Description du paramètre 2</w:t>
      </w:r>
    </w:p>
    <w:p w14:paraId="7182CA7E" w14:textId="77777777" w:rsidR="00E23175" w:rsidRDefault="00E23175" w:rsidP="00E23175">
      <w:pPr>
        <w:pStyle w:val="Commentaire"/>
      </w:pPr>
      <w:r>
        <w:rPr>
          <w:b/>
          <w:bCs/>
        </w:rPr>
        <w:t>Résultat obtenu :</w:t>
      </w:r>
      <w:r>
        <w:br/>
        <w:t>Décrivez brièvement la sortie de la fonction.</w:t>
      </w:r>
    </w:p>
    <w:p w14:paraId="0E45E07A" w14:textId="77777777" w:rsidR="00E23175" w:rsidRDefault="00E23175" w:rsidP="00E23175">
      <w:pPr>
        <w:pStyle w:val="Commentaire"/>
      </w:pPr>
      <w:r>
        <w:rPr>
          <w:b/>
          <w:bCs/>
        </w:rPr>
        <w:t>Exemple d’utilisation (code 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07ED49" w15:done="1"/>
  <w15:commentEx w15:paraId="3481717B" w15:done="0"/>
  <w15:commentEx w15:paraId="5157B24F" w15:paraIdParent="3481717B" w15:done="0"/>
  <w15:commentEx w15:paraId="26A3E98C" w15:done="0"/>
  <w15:commentEx w15:paraId="6C3CB38E" w15:done="0"/>
  <w15:commentEx w15:paraId="11D8CD58" w15:done="0"/>
  <w15:commentEx w15:paraId="15AEE54D" w15:done="0"/>
  <w15:commentEx w15:paraId="43FD2555" w15:paraIdParent="15AEE54D" w15:done="0"/>
  <w15:commentEx w15:paraId="118D5017" w15:done="0"/>
  <w15:commentEx w15:paraId="3C0A6E10" w15:done="0"/>
  <w15:commentEx w15:paraId="0E45E0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9570DA" w16cex:dateUtc="2025-03-27T12:38:00Z"/>
  <w16cex:commentExtensible w16cex:durableId="4C03C190" w16cex:dateUtc="2025-03-31T16:56:00Z"/>
  <w16cex:commentExtensible w16cex:durableId="6113AFD9" w16cex:dateUtc="2025-03-31T16:58:00Z"/>
  <w16cex:commentExtensible w16cex:durableId="27D97E14" w16cex:dateUtc="2025-04-30T17:19:00Z"/>
  <w16cex:commentExtensible w16cex:durableId="380FFC6D" w16cex:dateUtc="2025-03-27T17:11:00Z"/>
  <w16cex:commentExtensible w16cex:durableId="64A07D78" w16cex:dateUtc="2025-04-30T17:29:00Z"/>
  <w16cex:commentExtensible w16cex:durableId="0DEF3A8D" w16cex:dateUtc="2025-03-30T12:29:00Z"/>
  <w16cex:commentExtensible w16cex:durableId="5AE4BB40" w16cex:dateUtc="2025-04-30T20:18:00Z"/>
  <w16cex:commentExtensible w16cex:durableId="257CF73A" w16cex:dateUtc="2025-03-31T16:59:00Z"/>
  <w16cex:commentExtensible w16cex:durableId="7AC98CCD" w16cex:dateUtc="2025-03-31T17:00:00Z"/>
  <w16cex:commentExtensible w16cex:durableId="6D1675ED" w16cex:dateUtc="2025-03-31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07ED49" w16cid:durableId="199570DA"/>
  <w16cid:commentId w16cid:paraId="3481717B" w16cid:durableId="4C03C190"/>
  <w16cid:commentId w16cid:paraId="5157B24F" w16cid:durableId="6113AFD9"/>
  <w16cid:commentId w16cid:paraId="26A3E98C" w16cid:durableId="27D97E14"/>
  <w16cid:commentId w16cid:paraId="6C3CB38E" w16cid:durableId="380FFC6D"/>
  <w16cid:commentId w16cid:paraId="11D8CD58" w16cid:durableId="64A07D78"/>
  <w16cid:commentId w16cid:paraId="15AEE54D" w16cid:durableId="0DEF3A8D"/>
  <w16cid:commentId w16cid:paraId="43FD2555" w16cid:durableId="5AE4BB40"/>
  <w16cid:commentId w16cid:paraId="118D5017" w16cid:durableId="257CF73A"/>
  <w16cid:commentId w16cid:paraId="3C0A6E10" w16cid:durableId="7AC98CCD"/>
  <w16cid:commentId w16cid:paraId="0E45E07A" w16cid:durableId="6D1675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1DCB1" w14:textId="77777777" w:rsidR="0060026F" w:rsidRDefault="0060026F" w:rsidP="00E322A4">
      <w:pPr>
        <w:spacing w:before="0" w:after="0"/>
      </w:pPr>
      <w:r>
        <w:separator/>
      </w:r>
    </w:p>
  </w:endnote>
  <w:endnote w:type="continuationSeparator" w:id="0">
    <w:p w14:paraId="2785C83C" w14:textId="77777777" w:rsidR="0060026F" w:rsidRDefault="0060026F" w:rsidP="00E322A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EF9D5" w14:textId="77777777" w:rsidR="0060026F" w:rsidRDefault="0060026F" w:rsidP="00E322A4">
      <w:pPr>
        <w:spacing w:before="0" w:after="0"/>
      </w:pPr>
      <w:r>
        <w:separator/>
      </w:r>
    </w:p>
  </w:footnote>
  <w:footnote w:type="continuationSeparator" w:id="0">
    <w:p w14:paraId="7DB9D925" w14:textId="77777777" w:rsidR="0060026F" w:rsidRDefault="0060026F" w:rsidP="00E322A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3B0"/>
    <w:multiLevelType w:val="hybridMultilevel"/>
    <w:tmpl w:val="7736DF90"/>
    <w:lvl w:ilvl="0" w:tplc="37087CC8">
      <w:start w:val="1"/>
      <w:numFmt w:val="bullet"/>
      <w:lvlText w:val=""/>
      <w:lvlJc w:val="left"/>
      <w:pPr>
        <w:ind w:left="1080" w:hanging="360"/>
      </w:pPr>
      <w:rPr>
        <w:rFonts w:ascii="Symbol" w:hAnsi="Symbol"/>
      </w:rPr>
    </w:lvl>
    <w:lvl w:ilvl="1" w:tplc="96CCB278">
      <w:start w:val="1"/>
      <w:numFmt w:val="bullet"/>
      <w:lvlText w:val=""/>
      <w:lvlJc w:val="left"/>
      <w:pPr>
        <w:ind w:left="1080" w:hanging="360"/>
      </w:pPr>
      <w:rPr>
        <w:rFonts w:ascii="Symbol" w:hAnsi="Symbol"/>
      </w:rPr>
    </w:lvl>
    <w:lvl w:ilvl="2" w:tplc="1D082D88">
      <w:start w:val="1"/>
      <w:numFmt w:val="bullet"/>
      <w:lvlText w:val=""/>
      <w:lvlJc w:val="left"/>
      <w:pPr>
        <w:ind w:left="1080" w:hanging="360"/>
      </w:pPr>
      <w:rPr>
        <w:rFonts w:ascii="Symbol" w:hAnsi="Symbol"/>
      </w:rPr>
    </w:lvl>
    <w:lvl w:ilvl="3" w:tplc="48BA78BC">
      <w:start w:val="1"/>
      <w:numFmt w:val="bullet"/>
      <w:lvlText w:val=""/>
      <w:lvlJc w:val="left"/>
      <w:pPr>
        <w:ind w:left="1080" w:hanging="360"/>
      </w:pPr>
      <w:rPr>
        <w:rFonts w:ascii="Symbol" w:hAnsi="Symbol"/>
      </w:rPr>
    </w:lvl>
    <w:lvl w:ilvl="4" w:tplc="6B2CEA8E">
      <w:start w:val="1"/>
      <w:numFmt w:val="bullet"/>
      <w:lvlText w:val=""/>
      <w:lvlJc w:val="left"/>
      <w:pPr>
        <w:ind w:left="1080" w:hanging="360"/>
      </w:pPr>
      <w:rPr>
        <w:rFonts w:ascii="Symbol" w:hAnsi="Symbol"/>
      </w:rPr>
    </w:lvl>
    <w:lvl w:ilvl="5" w:tplc="E8383926">
      <w:start w:val="1"/>
      <w:numFmt w:val="bullet"/>
      <w:lvlText w:val=""/>
      <w:lvlJc w:val="left"/>
      <w:pPr>
        <w:ind w:left="1080" w:hanging="360"/>
      </w:pPr>
      <w:rPr>
        <w:rFonts w:ascii="Symbol" w:hAnsi="Symbol"/>
      </w:rPr>
    </w:lvl>
    <w:lvl w:ilvl="6" w:tplc="C102FC42">
      <w:start w:val="1"/>
      <w:numFmt w:val="bullet"/>
      <w:lvlText w:val=""/>
      <w:lvlJc w:val="left"/>
      <w:pPr>
        <w:ind w:left="1080" w:hanging="360"/>
      </w:pPr>
      <w:rPr>
        <w:rFonts w:ascii="Symbol" w:hAnsi="Symbol"/>
      </w:rPr>
    </w:lvl>
    <w:lvl w:ilvl="7" w:tplc="2932E8DE">
      <w:start w:val="1"/>
      <w:numFmt w:val="bullet"/>
      <w:lvlText w:val=""/>
      <w:lvlJc w:val="left"/>
      <w:pPr>
        <w:ind w:left="1080" w:hanging="360"/>
      </w:pPr>
      <w:rPr>
        <w:rFonts w:ascii="Symbol" w:hAnsi="Symbol"/>
      </w:rPr>
    </w:lvl>
    <w:lvl w:ilvl="8" w:tplc="1E46CA72">
      <w:start w:val="1"/>
      <w:numFmt w:val="bullet"/>
      <w:lvlText w:val=""/>
      <w:lvlJc w:val="left"/>
      <w:pPr>
        <w:ind w:left="1080" w:hanging="360"/>
      </w:pPr>
      <w:rPr>
        <w:rFonts w:ascii="Symbol" w:hAnsi="Symbol"/>
      </w:rPr>
    </w:lvl>
  </w:abstractNum>
  <w:abstractNum w:abstractNumId="1" w15:restartNumberingAfterBreak="0">
    <w:nsid w:val="053615B4"/>
    <w:multiLevelType w:val="multilevel"/>
    <w:tmpl w:val="9EE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0B6B"/>
    <w:multiLevelType w:val="hybridMultilevel"/>
    <w:tmpl w:val="74D2F66A"/>
    <w:lvl w:ilvl="0" w:tplc="07CC98D0">
      <w:start w:val="1"/>
      <w:numFmt w:val="decimal"/>
      <w:lvlText w:val="(%1)"/>
      <w:lvlJc w:val="left"/>
      <w:pPr>
        <w:ind w:left="1440" w:hanging="360"/>
      </w:pPr>
    </w:lvl>
    <w:lvl w:ilvl="1" w:tplc="051AF0AA">
      <w:start w:val="1"/>
      <w:numFmt w:val="decimal"/>
      <w:lvlText w:val="(%2)"/>
      <w:lvlJc w:val="left"/>
      <w:pPr>
        <w:ind w:left="1440" w:hanging="360"/>
      </w:pPr>
    </w:lvl>
    <w:lvl w:ilvl="2" w:tplc="2D28C90A">
      <w:start w:val="1"/>
      <w:numFmt w:val="decimal"/>
      <w:lvlText w:val="(%3)"/>
      <w:lvlJc w:val="left"/>
      <w:pPr>
        <w:ind w:left="1440" w:hanging="360"/>
      </w:pPr>
    </w:lvl>
    <w:lvl w:ilvl="3" w:tplc="2D58D754">
      <w:start w:val="1"/>
      <w:numFmt w:val="decimal"/>
      <w:lvlText w:val="(%4)"/>
      <w:lvlJc w:val="left"/>
      <w:pPr>
        <w:ind w:left="1440" w:hanging="360"/>
      </w:pPr>
    </w:lvl>
    <w:lvl w:ilvl="4" w:tplc="3B4C5692">
      <w:start w:val="1"/>
      <w:numFmt w:val="decimal"/>
      <w:lvlText w:val="(%5)"/>
      <w:lvlJc w:val="left"/>
      <w:pPr>
        <w:ind w:left="1440" w:hanging="360"/>
      </w:pPr>
    </w:lvl>
    <w:lvl w:ilvl="5" w:tplc="966E732C">
      <w:start w:val="1"/>
      <w:numFmt w:val="decimal"/>
      <w:lvlText w:val="(%6)"/>
      <w:lvlJc w:val="left"/>
      <w:pPr>
        <w:ind w:left="1440" w:hanging="360"/>
      </w:pPr>
    </w:lvl>
    <w:lvl w:ilvl="6" w:tplc="C1FC676E">
      <w:start w:val="1"/>
      <w:numFmt w:val="decimal"/>
      <w:lvlText w:val="(%7)"/>
      <w:lvlJc w:val="left"/>
      <w:pPr>
        <w:ind w:left="1440" w:hanging="360"/>
      </w:pPr>
    </w:lvl>
    <w:lvl w:ilvl="7" w:tplc="603A0556">
      <w:start w:val="1"/>
      <w:numFmt w:val="decimal"/>
      <w:lvlText w:val="(%8)"/>
      <w:lvlJc w:val="left"/>
      <w:pPr>
        <w:ind w:left="1440" w:hanging="360"/>
      </w:pPr>
    </w:lvl>
    <w:lvl w:ilvl="8" w:tplc="33D00C5E">
      <w:start w:val="1"/>
      <w:numFmt w:val="decimal"/>
      <w:lvlText w:val="(%9)"/>
      <w:lvlJc w:val="left"/>
      <w:pPr>
        <w:ind w:left="1440" w:hanging="360"/>
      </w:pPr>
    </w:lvl>
  </w:abstractNum>
  <w:abstractNum w:abstractNumId="3" w15:restartNumberingAfterBreak="0">
    <w:nsid w:val="09DA14FB"/>
    <w:multiLevelType w:val="hybridMultilevel"/>
    <w:tmpl w:val="0C72AFCE"/>
    <w:lvl w:ilvl="0" w:tplc="0C268CFA">
      <w:start w:val="1"/>
      <w:numFmt w:val="decimal"/>
      <w:lvlText w:val="%1."/>
      <w:lvlJc w:val="left"/>
      <w:pPr>
        <w:ind w:left="1440" w:hanging="360"/>
      </w:pPr>
    </w:lvl>
    <w:lvl w:ilvl="1" w:tplc="B908E4B0">
      <w:start w:val="1"/>
      <w:numFmt w:val="decimal"/>
      <w:lvlText w:val="%2."/>
      <w:lvlJc w:val="left"/>
      <w:pPr>
        <w:ind w:left="1440" w:hanging="360"/>
      </w:pPr>
    </w:lvl>
    <w:lvl w:ilvl="2" w:tplc="BDF0249A">
      <w:start w:val="1"/>
      <w:numFmt w:val="decimal"/>
      <w:lvlText w:val="%3."/>
      <w:lvlJc w:val="left"/>
      <w:pPr>
        <w:ind w:left="1440" w:hanging="360"/>
      </w:pPr>
    </w:lvl>
    <w:lvl w:ilvl="3" w:tplc="A226F7E4">
      <w:start w:val="1"/>
      <w:numFmt w:val="decimal"/>
      <w:lvlText w:val="%4."/>
      <w:lvlJc w:val="left"/>
      <w:pPr>
        <w:ind w:left="1440" w:hanging="360"/>
      </w:pPr>
    </w:lvl>
    <w:lvl w:ilvl="4" w:tplc="90B4D482">
      <w:start w:val="1"/>
      <w:numFmt w:val="decimal"/>
      <w:lvlText w:val="%5."/>
      <w:lvlJc w:val="left"/>
      <w:pPr>
        <w:ind w:left="1440" w:hanging="360"/>
      </w:pPr>
    </w:lvl>
    <w:lvl w:ilvl="5" w:tplc="31DC4A12">
      <w:start w:val="1"/>
      <w:numFmt w:val="decimal"/>
      <w:lvlText w:val="%6."/>
      <w:lvlJc w:val="left"/>
      <w:pPr>
        <w:ind w:left="1440" w:hanging="360"/>
      </w:pPr>
    </w:lvl>
    <w:lvl w:ilvl="6" w:tplc="F83A5C82">
      <w:start w:val="1"/>
      <w:numFmt w:val="decimal"/>
      <w:lvlText w:val="%7."/>
      <w:lvlJc w:val="left"/>
      <w:pPr>
        <w:ind w:left="1440" w:hanging="360"/>
      </w:pPr>
    </w:lvl>
    <w:lvl w:ilvl="7" w:tplc="79CE5BC6">
      <w:start w:val="1"/>
      <w:numFmt w:val="decimal"/>
      <w:lvlText w:val="%8."/>
      <w:lvlJc w:val="left"/>
      <w:pPr>
        <w:ind w:left="1440" w:hanging="360"/>
      </w:pPr>
    </w:lvl>
    <w:lvl w:ilvl="8" w:tplc="24123926">
      <w:start w:val="1"/>
      <w:numFmt w:val="decimal"/>
      <w:lvlText w:val="%9."/>
      <w:lvlJc w:val="left"/>
      <w:pPr>
        <w:ind w:left="1440" w:hanging="360"/>
      </w:pPr>
    </w:lvl>
  </w:abstractNum>
  <w:abstractNum w:abstractNumId="4" w15:restartNumberingAfterBreak="0">
    <w:nsid w:val="10170062"/>
    <w:multiLevelType w:val="hybridMultilevel"/>
    <w:tmpl w:val="F3E06368"/>
    <w:lvl w:ilvl="0" w:tplc="0C0C0001">
      <w:start w:val="1"/>
      <w:numFmt w:val="bullet"/>
      <w:lvlText w:val=""/>
      <w:lvlJc w:val="left"/>
      <w:pPr>
        <w:ind w:left="720" w:hanging="360"/>
      </w:pPr>
      <w:rPr>
        <w:rFonts w:ascii="Symbol" w:hAnsi="Symbol" w:hint="default"/>
      </w:rPr>
    </w:lvl>
    <w:lvl w:ilvl="1" w:tplc="2430C88A">
      <w:numFmt w:val="bullet"/>
      <w:lvlText w:val="•"/>
      <w:lvlJc w:val="left"/>
      <w:pPr>
        <w:ind w:left="1440" w:hanging="360"/>
      </w:pPr>
      <w:rPr>
        <w:rFonts w:ascii="Calibri" w:eastAsiaTheme="minorHAnsi" w:hAnsi="Calibri" w:cs="Calibri"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D5C0306"/>
    <w:multiLevelType w:val="hybridMultilevel"/>
    <w:tmpl w:val="7974BF76"/>
    <w:lvl w:ilvl="0" w:tplc="9EF469F6">
      <w:start w:val="1"/>
      <w:numFmt w:val="decimal"/>
      <w:lvlText w:val="%1."/>
      <w:lvlJc w:val="left"/>
      <w:pPr>
        <w:ind w:left="1440" w:hanging="360"/>
      </w:pPr>
    </w:lvl>
    <w:lvl w:ilvl="1" w:tplc="857AFDEC">
      <w:start w:val="1"/>
      <w:numFmt w:val="decimal"/>
      <w:lvlText w:val="%2."/>
      <w:lvlJc w:val="left"/>
      <w:pPr>
        <w:ind w:left="1440" w:hanging="360"/>
      </w:pPr>
    </w:lvl>
    <w:lvl w:ilvl="2" w:tplc="D76C0C68">
      <w:start w:val="1"/>
      <w:numFmt w:val="decimal"/>
      <w:lvlText w:val="%3."/>
      <w:lvlJc w:val="left"/>
      <w:pPr>
        <w:ind w:left="1440" w:hanging="360"/>
      </w:pPr>
    </w:lvl>
    <w:lvl w:ilvl="3" w:tplc="78283AE4">
      <w:start w:val="1"/>
      <w:numFmt w:val="decimal"/>
      <w:lvlText w:val="%4."/>
      <w:lvlJc w:val="left"/>
      <w:pPr>
        <w:ind w:left="1440" w:hanging="360"/>
      </w:pPr>
    </w:lvl>
    <w:lvl w:ilvl="4" w:tplc="C1FEAF1E">
      <w:start w:val="1"/>
      <w:numFmt w:val="decimal"/>
      <w:lvlText w:val="%5."/>
      <w:lvlJc w:val="left"/>
      <w:pPr>
        <w:ind w:left="1440" w:hanging="360"/>
      </w:pPr>
    </w:lvl>
    <w:lvl w:ilvl="5" w:tplc="9B56BBD8">
      <w:start w:val="1"/>
      <w:numFmt w:val="decimal"/>
      <w:lvlText w:val="%6."/>
      <w:lvlJc w:val="left"/>
      <w:pPr>
        <w:ind w:left="1440" w:hanging="360"/>
      </w:pPr>
    </w:lvl>
    <w:lvl w:ilvl="6" w:tplc="F9E42D40">
      <w:start w:val="1"/>
      <w:numFmt w:val="decimal"/>
      <w:lvlText w:val="%7."/>
      <w:lvlJc w:val="left"/>
      <w:pPr>
        <w:ind w:left="1440" w:hanging="360"/>
      </w:pPr>
    </w:lvl>
    <w:lvl w:ilvl="7" w:tplc="35A6B300">
      <w:start w:val="1"/>
      <w:numFmt w:val="decimal"/>
      <w:lvlText w:val="%8."/>
      <w:lvlJc w:val="left"/>
      <w:pPr>
        <w:ind w:left="1440" w:hanging="360"/>
      </w:pPr>
    </w:lvl>
    <w:lvl w:ilvl="8" w:tplc="B44689AC">
      <w:start w:val="1"/>
      <w:numFmt w:val="decimal"/>
      <w:lvlText w:val="%9."/>
      <w:lvlJc w:val="left"/>
      <w:pPr>
        <w:ind w:left="1440" w:hanging="360"/>
      </w:pPr>
    </w:lvl>
  </w:abstractNum>
  <w:abstractNum w:abstractNumId="6" w15:restartNumberingAfterBreak="0">
    <w:nsid w:val="255A1658"/>
    <w:multiLevelType w:val="hybridMultilevel"/>
    <w:tmpl w:val="C30675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5C82E07"/>
    <w:multiLevelType w:val="hybridMultilevel"/>
    <w:tmpl w:val="14F2D446"/>
    <w:lvl w:ilvl="0" w:tplc="FFD06CEE">
      <w:start w:val="1"/>
      <w:numFmt w:val="decimal"/>
      <w:lvlText w:val="(%1)"/>
      <w:lvlJc w:val="left"/>
      <w:pPr>
        <w:ind w:left="1440" w:hanging="360"/>
      </w:pPr>
    </w:lvl>
    <w:lvl w:ilvl="1" w:tplc="F7C61E10">
      <w:start w:val="1"/>
      <w:numFmt w:val="bullet"/>
      <w:lvlText w:val=""/>
      <w:lvlJc w:val="left"/>
      <w:pPr>
        <w:ind w:left="1800" w:hanging="360"/>
      </w:pPr>
      <w:rPr>
        <w:rFonts w:ascii="Symbol" w:hAnsi="Symbol"/>
      </w:rPr>
    </w:lvl>
    <w:lvl w:ilvl="2" w:tplc="28D275E6">
      <w:start w:val="1"/>
      <w:numFmt w:val="decimal"/>
      <w:lvlText w:val="(%3)"/>
      <w:lvlJc w:val="left"/>
      <w:pPr>
        <w:ind w:left="1440" w:hanging="360"/>
      </w:pPr>
    </w:lvl>
    <w:lvl w:ilvl="3" w:tplc="6546B2A4">
      <w:start w:val="1"/>
      <w:numFmt w:val="decimal"/>
      <w:lvlText w:val="(%4)"/>
      <w:lvlJc w:val="left"/>
      <w:pPr>
        <w:ind w:left="1440" w:hanging="360"/>
      </w:pPr>
    </w:lvl>
    <w:lvl w:ilvl="4" w:tplc="D736ABA8">
      <w:start w:val="1"/>
      <w:numFmt w:val="decimal"/>
      <w:lvlText w:val="(%5)"/>
      <w:lvlJc w:val="left"/>
      <w:pPr>
        <w:ind w:left="1440" w:hanging="360"/>
      </w:pPr>
    </w:lvl>
    <w:lvl w:ilvl="5" w:tplc="F92A5E80">
      <w:start w:val="1"/>
      <w:numFmt w:val="decimal"/>
      <w:lvlText w:val="(%6)"/>
      <w:lvlJc w:val="left"/>
      <w:pPr>
        <w:ind w:left="1440" w:hanging="360"/>
      </w:pPr>
    </w:lvl>
    <w:lvl w:ilvl="6" w:tplc="EAE886C2">
      <w:start w:val="1"/>
      <w:numFmt w:val="decimal"/>
      <w:lvlText w:val="(%7)"/>
      <w:lvlJc w:val="left"/>
      <w:pPr>
        <w:ind w:left="1440" w:hanging="360"/>
      </w:pPr>
    </w:lvl>
    <w:lvl w:ilvl="7" w:tplc="4F3E5372">
      <w:start w:val="1"/>
      <w:numFmt w:val="decimal"/>
      <w:lvlText w:val="(%8)"/>
      <w:lvlJc w:val="left"/>
      <w:pPr>
        <w:ind w:left="1440" w:hanging="360"/>
      </w:pPr>
    </w:lvl>
    <w:lvl w:ilvl="8" w:tplc="C512BED0">
      <w:start w:val="1"/>
      <w:numFmt w:val="decimal"/>
      <w:lvlText w:val="(%9)"/>
      <w:lvlJc w:val="left"/>
      <w:pPr>
        <w:ind w:left="1440" w:hanging="360"/>
      </w:pPr>
    </w:lvl>
  </w:abstractNum>
  <w:abstractNum w:abstractNumId="8" w15:restartNumberingAfterBreak="0">
    <w:nsid w:val="4C977189"/>
    <w:multiLevelType w:val="multilevel"/>
    <w:tmpl w:val="AC2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61EA5"/>
    <w:multiLevelType w:val="hybridMultilevel"/>
    <w:tmpl w:val="BF082BBE"/>
    <w:lvl w:ilvl="0" w:tplc="A694E3D6">
      <w:start w:val="1"/>
      <w:numFmt w:val="bullet"/>
      <w:lvlText w:val=""/>
      <w:lvlJc w:val="left"/>
      <w:pPr>
        <w:ind w:left="1080" w:hanging="360"/>
      </w:pPr>
      <w:rPr>
        <w:rFonts w:ascii="Symbol" w:hAnsi="Symbol"/>
      </w:rPr>
    </w:lvl>
    <w:lvl w:ilvl="1" w:tplc="2040C03E">
      <w:start w:val="1"/>
      <w:numFmt w:val="bullet"/>
      <w:lvlText w:val=""/>
      <w:lvlJc w:val="left"/>
      <w:pPr>
        <w:ind w:left="1080" w:hanging="360"/>
      </w:pPr>
      <w:rPr>
        <w:rFonts w:ascii="Symbol" w:hAnsi="Symbol"/>
      </w:rPr>
    </w:lvl>
    <w:lvl w:ilvl="2" w:tplc="A37EB4C8">
      <w:start w:val="1"/>
      <w:numFmt w:val="bullet"/>
      <w:lvlText w:val=""/>
      <w:lvlJc w:val="left"/>
      <w:pPr>
        <w:ind w:left="1080" w:hanging="360"/>
      </w:pPr>
      <w:rPr>
        <w:rFonts w:ascii="Symbol" w:hAnsi="Symbol"/>
      </w:rPr>
    </w:lvl>
    <w:lvl w:ilvl="3" w:tplc="F0B4B526">
      <w:start w:val="1"/>
      <w:numFmt w:val="bullet"/>
      <w:lvlText w:val=""/>
      <w:lvlJc w:val="left"/>
      <w:pPr>
        <w:ind w:left="1080" w:hanging="360"/>
      </w:pPr>
      <w:rPr>
        <w:rFonts w:ascii="Symbol" w:hAnsi="Symbol"/>
      </w:rPr>
    </w:lvl>
    <w:lvl w:ilvl="4" w:tplc="DFEC21E8">
      <w:start w:val="1"/>
      <w:numFmt w:val="bullet"/>
      <w:lvlText w:val=""/>
      <w:lvlJc w:val="left"/>
      <w:pPr>
        <w:ind w:left="1080" w:hanging="360"/>
      </w:pPr>
      <w:rPr>
        <w:rFonts w:ascii="Symbol" w:hAnsi="Symbol"/>
      </w:rPr>
    </w:lvl>
    <w:lvl w:ilvl="5" w:tplc="32DEB4A2">
      <w:start w:val="1"/>
      <w:numFmt w:val="bullet"/>
      <w:lvlText w:val=""/>
      <w:lvlJc w:val="left"/>
      <w:pPr>
        <w:ind w:left="1080" w:hanging="360"/>
      </w:pPr>
      <w:rPr>
        <w:rFonts w:ascii="Symbol" w:hAnsi="Symbol"/>
      </w:rPr>
    </w:lvl>
    <w:lvl w:ilvl="6" w:tplc="2FC05CDA">
      <w:start w:val="1"/>
      <w:numFmt w:val="bullet"/>
      <w:lvlText w:val=""/>
      <w:lvlJc w:val="left"/>
      <w:pPr>
        <w:ind w:left="1080" w:hanging="360"/>
      </w:pPr>
      <w:rPr>
        <w:rFonts w:ascii="Symbol" w:hAnsi="Symbol"/>
      </w:rPr>
    </w:lvl>
    <w:lvl w:ilvl="7" w:tplc="847C04E4">
      <w:start w:val="1"/>
      <w:numFmt w:val="bullet"/>
      <w:lvlText w:val=""/>
      <w:lvlJc w:val="left"/>
      <w:pPr>
        <w:ind w:left="1080" w:hanging="360"/>
      </w:pPr>
      <w:rPr>
        <w:rFonts w:ascii="Symbol" w:hAnsi="Symbol"/>
      </w:rPr>
    </w:lvl>
    <w:lvl w:ilvl="8" w:tplc="03F63B52">
      <w:start w:val="1"/>
      <w:numFmt w:val="bullet"/>
      <w:lvlText w:val=""/>
      <w:lvlJc w:val="left"/>
      <w:pPr>
        <w:ind w:left="1080" w:hanging="360"/>
      </w:pPr>
      <w:rPr>
        <w:rFonts w:ascii="Symbol" w:hAnsi="Symbol"/>
      </w:rPr>
    </w:lvl>
  </w:abstractNum>
  <w:abstractNum w:abstractNumId="10" w15:restartNumberingAfterBreak="0">
    <w:nsid w:val="522C36EB"/>
    <w:multiLevelType w:val="hybridMultilevel"/>
    <w:tmpl w:val="3BE6310E"/>
    <w:lvl w:ilvl="0" w:tplc="59D49558">
      <w:start w:val="1"/>
      <w:numFmt w:val="bullet"/>
      <w:lvlText w:val=""/>
      <w:lvlJc w:val="left"/>
      <w:pPr>
        <w:ind w:left="1080" w:hanging="360"/>
      </w:pPr>
      <w:rPr>
        <w:rFonts w:ascii="Symbol" w:hAnsi="Symbol"/>
      </w:rPr>
    </w:lvl>
    <w:lvl w:ilvl="1" w:tplc="C68C7672">
      <w:start w:val="1"/>
      <w:numFmt w:val="bullet"/>
      <w:lvlText w:val=""/>
      <w:lvlJc w:val="left"/>
      <w:pPr>
        <w:ind w:left="1080" w:hanging="360"/>
      </w:pPr>
      <w:rPr>
        <w:rFonts w:ascii="Symbol" w:hAnsi="Symbol"/>
      </w:rPr>
    </w:lvl>
    <w:lvl w:ilvl="2" w:tplc="5450ED34">
      <w:start w:val="1"/>
      <w:numFmt w:val="bullet"/>
      <w:lvlText w:val=""/>
      <w:lvlJc w:val="left"/>
      <w:pPr>
        <w:ind w:left="1080" w:hanging="360"/>
      </w:pPr>
      <w:rPr>
        <w:rFonts w:ascii="Symbol" w:hAnsi="Symbol"/>
      </w:rPr>
    </w:lvl>
    <w:lvl w:ilvl="3" w:tplc="A1C22D12">
      <w:start w:val="1"/>
      <w:numFmt w:val="bullet"/>
      <w:lvlText w:val=""/>
      <w:lvlJc w:val="left"/>
      <w:pPr>
        <w:ind w:left="1080" w:hanging="360"/>
      </w:pPr>
      <w:rPr>
        <w:rFonts w:ascii="Symbol" w:hAnsi="Symbol"/>
      </w:rPr>
    </w:lvl>
    <w:lvl w:ilvl="4" w:tplc="933C0F4E">
      <w:start w:val="1"/>
      <w:numFmt w:val="bullet"/>
      <w:lvlText w:val=""/>
      <w:lvlJc w:val="left"/>
      <w:pPr>
        <w:ind w:left="1080" w:hanging="360"/>
      </w:pPr>
      <w:rPr>
        <w:rFonts w:ascii="Symbol" w:hAnsi="Symbol"/>
      </w:rPr>
    </w:lvl>
    <w:lvl w:ilvl="5" w:tplc="724E74BC">
      <w:start w:val="1"/>
      <w:numFmt w:val="bullet"/>
      <w:lvlText w:val=""/>
      <w:lvlJc w:val="left"/>
      <w:pPr>
        <w:ind w:left="1080" w:hanging="360"/>
      </w:pPr>
      <w:rPr>
        <w:rFonts w:ascii="Symbol" w:hAnsi="Symbol"/>
      </w:rPr>
    </w:lvl>
    <w:lvl w:ilvl="6" w:tplc="EC4849EC">
      <w:start w:val="1"/>
      <w:numFmt w:val="bullet"/>
      <w:lvlText w:val=""/>
      <w:lvlJc w:val="left"/>
      <w:pPr>
        <w:ind w:left="1080" w:hanging="360"/>
      </w:pPr>
      <w:rPr>
        <w:rFonts w:ascii="Symbol" w:hAnsi="Symbol"/>
      </w:rPr>
    </w:lvl>
    <w:lvl w:ilvl="7" w:tplc="59BE4B76">
      <w:start w:val="1"/>
      <w:numFmt w:val="bullet"/>
      <w:lvlText w:val=""/>
      <w:lvlJc w:val="left"/>
      <w:pPr>
        <w:ind w:left="1080" w:hanging="360"/>
      </w:pPr>
      <w:rPr>
        <w:rFonts w:ascii="Symbol" w:hAnsi="Symbol"/>
      </w:rPr>
    </w:lvl>
    <w:lvl w:ilvl="8" w:tplc="7F2E80C4">
      <w:start w:val="1"/>
      <w:numFmt w:val="bullet"/>
      <w:lvlText w:val=""/>
      <w:lvlJc w:val="left"/>
      <w:pPr>
        <w:ind w:left="1080" w:hanging="360"/>
      </w:pPr>
      <w:rPr>
        <w:rFonts w:ascii="Symbol" w:hAnsi="Symbol"/>
      </w:rPr>
    </w:lvl>
  </w:abstractNum>
  <w:abstractNum w:abstractNumId="11" w15:restartNumberingAfterBreak="0">
    <w:nsid w:val="5A222037"/>
    <w:multiLevelType w:val="hybridMultilevel"/>
    <w:tmpl w:val="0B529F6A"/>
    <w:lvl w:ilvl="0" w:tplc="44329D52">
      <w:start w:val="1"/>
      <w:numFmt w:val="decimal"/>
      <w:lvlText w:val="%1."/>
      <w:lvlJc w:val="left"/>
      <w:pPr>
        <w:ind w:left="1440" w:hanging="360"/>
      </w:pPr>
    </w:lvl>
    <w:lvl w:ilvl="1" w:tplc="CD8C1050">
      <w:start w:val="1"/>
      <w:numFmt w:val="decimal"/>
      <w:lvlText w:val="%2."/>
      <w:lvlJc w:val="left"/>
      <w:pPr>
        <w:ind w:left="1440" w:hanging="360"/>
      </w:pPr>
    </w:lvl>
    <w:lvl w:ilvl="2" w:tplc="20F8475C">
      <w:start w:val="1"/>
      <w:numFmt w:val="decimal"/>
      <w:lvlText w:val="%3."/>
      <w:lvlJc w:val="left"/>
      <w:pPr>
        <w:ind w:left="1440" w:hanging="360"/>
      </w:pPr>
    </w:lvl>
    <w:lvl w:ilvl="3" w:tplc="27B8148E">
      <w:start w:val="1"/>
      <w:numFmt w:val="decimal"/>
      <w:lvlText w:val="%4."/>
      <w:lvlJc w:val="left"/>
      <w:pPr>
        <w:ind w:left="1440" w:hanging="360"/>
      </w:pPr>
    </w:lvl>
    <w:lvl w:ilvl="4" w:tplc="C9D44342">
      <w:start w:val="1"/>
      <w:numFmt w:val="decimal"/>
      <w:lvlText w:val="%5."/>
      <w:lvlJc w:val="left"/>
      <w:pPr>
        <w:ind w:left="1440" w:hanging="360"/>
      </w:pPr>
    </w:lvl>
    <w:lvl w:ilvl="5" w:tplc="BD0C0788">
      <w:start w:val="1"/>
      <w:numFmt w:val="decimal"/>
      <w:lvlText w:val="%6."/>
      <w:lvlJc w:val="left"/>
      <w:pPr>
        <w:ind w:left="1440" w:hanging="360"/>
      </w:pPr>
    </w:lvl>
    <w:lvl w:ilvl="6" w:tplc="2946DA2E">
      <w:start w:val="1"/>
      <w:numFmt w:val="decimal"/>
      <w:lvlText w:val="%7."/>
      <w:lvlJc w:val="left"/>
      <w:pPr>
        <w:ind w:left="1440" w:hanging="360"/>
      </w:pPr>
    </w:lvl>
    <w:lvl w:ilvl="7" w:tplc="B078618C">
      <w:start w:val="1"/>
      <w:numFmt w:val="decimal"/>
      <w:lvlText w:val="%8."/>
      <w:lvlJc w:val="left"/>
      <w:pPr>
        <w:ind w:left="1440" w:hanging="360"/>
      </w:pPr>
    </w:lvl>
    <w:lvl w:ilvl="8" w:tplc="BB1EE2B4">
      <w:start w:val="1"/>
      <w:numFmt w:val="decimal"/>
      <w:lvlText w:val="%9."/>
      <w:lvlJc w:val="left"/>
      <w:pPr>
        <w:ind w:left="1440" w:hanging="360"/>
      </w:pPr>
    </w:lvl>
  </w:abstractNum>
  <w:abstractNum w:abstractNumId="12" w15:restartNumberingAfterBreak="0">
    <w:nsid w:val="5FAF1225"/>
    <w:multiLevelType w:val="hybridMultilevel"/>
    <w:tmpl w:val="FEC458A6"/>
    <w:lvl w:ilvl="0" w:tplc="02605B04">
      <w:numFmt w:val="bullet"/>
      <w:lvlText w:val="-"/>
      <w:lvlJc w:val="left"/>
      <w:pPr>
        <w:ind w:left="720" w:hanging="360"/>
      </w:pPr>
      <w:rPr>
        <w:rFonts w:ascii="Segoe UI" w:eastAsiaTheme="minorHAnsi" w:hAnsi="Segoe UI" w:cs="Segoe U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62D265CD"/>
    <w:multiLevelType w:val="hybridMultilevel"/>
    <w:tmpl w:val="6D5031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63E173E8"/>
    <w:multiLevelType w:val="hybridMultilevel"/>
    <w:tmpl w:val="CB2027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DA23763"/>
    <w:multiLevelType w:val="multilevel"/>
    <w:tmpl w:val="1F4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D746B"/>
    <w:multiLevelType w:val="multilevel"/>
    <w:tmpl w:val="1256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96820">
    <w:abstractNumId w:val="1"/>
  </w:num>
  <w:num w:numId="2" w16cid:durableId="522744194">
    <w:abstractNumId w:val="13"/>
  </w:num>
  <w:num w:numId="3" w16cid:durableId="419448631">
    <w:abstractNumId w:val="8"/>
  </w:num>
  <w:num w:numId="4" w16cid:durableId="1501770800">
    <w:abstractNumId w:val="14"/>
  </w:num>
  <w:num w:numId="5" w16cid:durableId="258831665">
    <w:abstractNumId w:val="16"/>
  </w:num>
  <w:num w:numId="6" w16cid:durableId="352993834">
    <w:abstractNumId w:val="4"/>
  </w:num>
  <w:num w:numId="7" w16cid:durableId="1246499284">
    <w:abstractNumId w:val="15"/>
  </w:num>
  <w:num w:numId="8" w16cid:durableId="173107795">
    <w:abstractNumId w:val="9"/>
  </w:num>
  <w:num w:numId="9" w16cid:durableId="1685747498">
    <w:abstractNumId w:val="3"/>
  </w:num>
  <w:num w:numId="10" w16cid:durableId="1972710474">
    <w:abstractNumId w:val="7"/>
  </w:num>
  <w:num w:numId="11" w16cid:durableId="1515807038">
    <w:abstractNumId w:val="11"/>
  </w:num>
  <w:num w:numId="12" w16cid:durableId="1684700795">
    <w:abstractNumId w:val="2"/>
  </w:num>
  <w:num w:numId="13" w16cid:durableId="95879228">
    <w:abstractNumId w:val="5"/>
  </w:num>
  <w:num w:numId="14" w16cid:durableId="178355477">
    <w:abstractNumId w:val="0"/>
  </w:num>
  <w:num w:numId="15" w16cid:durableId="572161313">
    <w:abstractNumId w:val="10"/>
  </w:num>
  <w:num w:numId="16" w16cid:durableId="112984396">
    <w:abstractNumId w:val="12"/>
  </w:num>
  <w:num w:numId="17" w16cid:durableId="157871082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Brûlé">
    <w15:presenceInfo w15:providerId="Windows Live" w15:userId="468eb8add5b66427"/>
  </w15:person>
  <w15:person w15:author="Brûlé, Caroline">
    <w15:presenceInfo w15:providerId="AD" w15:userId="S::Caroline.Brule@environnement.gouv.qc.ca::f1e7452b-5e17-4c7e-866d-8906919e201c"/>
  </w15:person>
  <w15:person w15:author="Gagné, Stéphanie (DEFA)">
    <w15:presenceInfo w15:providerId="AD" w15:userId="S::GAGST2@mffp.gouv.qc.ca::e7f995fd-ee73-4e2f-a152-21f000930a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58"/>
    <w:rsid w:val="00006D5E"/>
    <w:rsid w:val="00015E2A"/>
    <w:rsid w:val="000202F1"/>
    <w:rsid w:val="00021D8D"/>
    <w:rsid w:val="00021DC1"/>
    <w:rsid w:val="00025B9D"/>
    <w:rsid w:val="000274AF"/>
    <w:rsid w:val="000313EA"/>
    <w:rsid w:val="00031689"/>
    <w:rsid w:val="000340C0"/>
    <w:rsid w:val="00034543"/>
    <w:rsid w:val="000367EC"/>
    <w:rsid w:val="0004249A"/>
    <w:rsid w:val="00046F3F"/>
    <w:rsid w:val="00051AF8"/>
    <w:rsid w:val="000637D9"/>
    <w:rsid w:val="0007366D"/>
    <w:rsid w:val="00091E0B"/>
    <w:rsid w:val="00097B8C"/>
    <w:rsid w:val="00097F49"/>
    <w:rsid w:val="000A0299"/>
    <w:rsid w:val="000A4361"/>
    <w:rsid w:val="000B621D"/>
    <w:rsid w:val="000C3520"/>
    <w:rsid w:val="000C47A8"/>
    <w:rsid w:val="000C6C9C"/>
    <w:rsid w:val="000D17F8"/>
    <w:rsid w:val="000D5B6D"/>
    <w:rsid w:val="001002E6"/>
    <w:rsid w:val="00121349"/>
    <w:rsid w:val="001214E2"/>
    <w:rsid w:val="00150814"/>
    <w:rsid w:val="00153AEF"/>
    <w:rsid w:val="0015739D"/>
    <w:rsid w:val="0015777D"/>
    <w:rsid w:val="001835A4"/>
    <w:rsid w:val="00187505"/>
    <w:rsid w:val="00187D67"/>
    <w:rsid w:val="00187F54"/>
    <w:rsid w:val="00190CFF"/>
    <w:rsid w:val="00197D2C"/>
    <w:rsid w:val="001B0318"/>
    <w:rsid w:val="001B6D02"/>
    <w:rsid w:val="001D2962"/>
    <w:rsid w:val="0020451A"/>
    <w:rsid w:val="00206F1F"/>
    <w:rsid w:val="002145DB"/>
    <w:rsid w:val="00220DE7"/>
    <w:rsid w:val="00221C9D"/>
    <w:rsid w:val="00241844"/>
    <w:rsid w:val="002550B7"/>
    <w:rsid w:val="00261D64"/>
    <w:rsid w:val="002640B5"/>
    <w:rsid w:val="00285B06"/>
    <w:rsid w:val="0028687B"/>
    <w:rsid w:val="00294F67"/>
    <w:rsid w:val="002B7F37"/>
    <w:rsid w:val="002F6847"/>
    <w:rsid w:val="00307723"/>
    <w:rsid w:val="0031004A"/>
    <w:rsid w:val="0031378E"/>
    <w:rsid w:val="00322455"/>
    <w:rsid w:val="00324338"/>
    <w:rsid w:val="00334B05"/>
    <w:rsid w:val="00336499"/>
    <w:rsid w:val="00336AD8"/>
    <w:rsid w:val="003439EB"/>
    <w:rsid w:val="00357515"/>
    <w:rsid w:val="00364D90"/>
    <w:rsid w:val="003857F1"/>
    <w:rsid w:val="003B4598"/>
    <w:rsid w:val="003C07C4"/>
    <w:rsid w:val="003C58B1"/>
    <w:rsid w:val="003D6027"/>
    <w:rsid w:val="003D6BB0"/>
    <w:rsid w:val="003F2C75"/>
    <w:rsid w:val="003F5D22"/>
    <w:rsid w:val="003F7457"/>
    <w:rsid w:val="00400C71"/>
    <w:rsid w:val="00410F28"/>
    <w:rsid w:val="00415354"/>
    <w:rsid w:val="004165E7"/>
    <w:rsid w:val="00424EB0"/>
    <w:rsid w:val="00442A8A"/>
    <w:rsid w:val="004464FC"/>
    <w:rsid w:val="0045546A"/>
    <w:rsid w:val="00471BAD"/>
    <w:rsid w:val="00475D42"/>
    <w:rsid w:val="004910FF"/>
    <w:rsid w:val="004953E8"/>
    <w:rsid w:val="004A627A"/>
    <w:rsid w:val="004B14BC"/>
    <w:rsid w:val="004C4F47"/>
    <w:rsid w:val="004E5986"/>
    <w:rsid w:val="004F2238"/>
    <w:rsid w:val="004F7185"/>
    <w:rsid w:val="005130A2"/>
    <w:rsid w:val="0052134C"/>
    <w:rsid w:val="00536326"/>
    <w:rsid w:val="00553379"/>
    <w:rsid w:val="00563073"/>
    <w:rsid w:val="00577F87"/>
    <w:rsid w:val="00593C2F"/>
    <w:rsid w:val="0059404F"/>
    <w:rsid w:val="0059450A"/>
    <w:rsid w:val="005A0FB0"/>
    <w:rsid w:val="005B71E4"/>
    <w:rsid w:val="005D1C22"/>
    <w:rsid w:val="005E03BD"/>
    <w:rsid w:val="005E0E12"/>
    <w:rsid w:val="005F16A7"/>
    <w:rsid w:val="005F4583"/>
    <w:rsid w:val="005F70FD"/>
    <w:rsid w:val="0060026F"/>
    <w:rsid w:val="0060679C"/>
    <w:rsid w:val="00606D2E"/>
    <w:rsid w:val="006139FF"/>
    <w:rsid w:val="00616082"/>
    <w:rsid w:val="006177AE"/>
    <w:rsid w:val="00626505"/>
    <w:rsid w:val="00634AFB"/>
    <w:rsid w:val="00652876"/>
    <w:rsid w:val="00657622"/>
    <w:rsid w:val="00664570"/>
    <w:rsid w:val="00672895"/>
    <w:rsid w:val="00674176"/>
    <w:rsid w:val="00677AB5"/>
    <w:rsid w:val="006A3938"/>
    <w:rsid w:val="006B4E4C"/>
    <w:rsid w:val="006C107B"/>
    <w:rsid w:val="006D090B"/>
    <w:rsid w:val="006E7C2A"/>
    <w:rsid w:val="006F15B1"/>
    <w:rsid w:val="006F2449"/>
    <w:rsid w:val="006F3F3E"/>
    <w:rsid w:val="0071650D"/>
    <w:rsid w:val="00724BE2"/>
    <w:rsid w:val="007364A1"/>
    <w:rsid w:val="00743EA1"/>
    <w:rsid w:val="00752275"/>
    <w:rsid w:val="007536C9"/>
    <w:rsid w:val="007552A6"/>
    <w:rsid w:val="00755CC5"/>
    <w:rsid w:val="00775A10"/>
    <w:rsid w:val="00791AA9"/>
    <w:rsid w:val="007A3CAC"/>
    <w:rsid w:val="007B3397"/>
    <w:rsid w:val="007B5B33"/>
    <w:rsid w:val="007C50F7"/>
    <w:rsid w:val="007C65E2"/>
    <w:rsid w:val="007D4E03"/>
    <w:rsid w:val="007E42EC"/>
    <w:rsid w:val="007F125C"/>
    <w:rsid w:val="007F19A1"/>
    <w:rsid w:val="007F718E"/>
    <w:rsid w:val="007F767E"/>
    <w:rsid w:val="007F7E1D"/>
    <w:rsid w:val="008010FF"/>
    <w:rsid w:val="0081584F"/>
    <w:rsid w:val="00817202"/>
    <w:rsid w:val="00826837"/>
    <w:rsid w:val="00832D71"/>
    <w:rsid w:val="008336F1"/>
    <w:rsid w:val="00854D9C"/>
    <w:rsid w:val="00872D90"/>
    <w:rsid w:val="00883371"/>
    <w:rsid w:val="008932F6"/>
    <w:rsid w:val="008A289A"/>
    <w:rsid w:val="008B28F6"/>
    <w:rsid w:val="008D240D"/>
    <w:rsid w:val="008E3434"/>
    <w:rsid w:val="008F0BF6"/>
    <w:rsid w:val="008F1379"/>
    <w:rsid w:val="009063AD"/>
    <w:rsid w:val="009143B8"/>
    <w:rsid w:val="00946E27"/>
    <w:rsid w:val="00980B72"/>
    <w:rsid w:val="00996036"/>
    <w:rsid w:val="009B0AE0"/>
    <w:rsid w:val="009B3269"/>
    <w:rsid w:val="009C6B06"/>
    <w:rsid w:val="009D4641"/>
    <w:rsid w:val="009D5B39"/>
    <w:rsid w:val="009E4028"/>
    <w:rsid w:val="009F081E"/>
    <w:rsid w:val="00A031D6"/>
    <w:rsid w:val="00A04D91"/>
    <w:rsid w:val="00A05D3C"/>
    <w:rsid w:val="00A10B28"/>
    <w:rsid w:val="00A40D63"/>
    <w:rsid w:val="00A51CFF"/>
    <w:rsid w:val="00A538F6"/>
    <w:rsid w:val="00A53AD5"/>
    <w:rsid w:val="00A55C80"/>
    <w:rsid w:val="00A710A6"/>
    <w:rsid w:val="00A76DE0"/>
    <w:rsid w:val="00A81B43"/>
    <w:rsid w:val="00A87C33"/>
    <w:rsid w:val="00A90642"/>
    <w:rsid w:val="00A9150E"/>
    <w:rsid w:val="00A95F41"/>
    <w:rsid w:val="00AB0472"/>
    <w:rsid w:val="00AB3BBC"/>
    <w:rsid w:val="00AC4F88"/>
    <w:rsid w:val="00AD3C2D"/>
    <w:rsid w:val="00AE0494"/>
    <w:rsid w:val="00AE32AD"/>
    <w:rsid w:val="00B02968"/>
    <w:rsid w:val="00B07643"/>
    <w:rsid w:val="00B14805"/>
    <w:rsid w:val="00B2480F"/>
    <w:rsid w:val="00B270C7"/>
    <w:rsid w:val="00B40A3A"/>
    <w:rsid w:val="00B47A7B"/>
    <w:rsid w:val="00B50BBC"/>
    <w:rsid w:val="00B5460F"/>
    <w:rsid w:val="00B84690"/>
    <w:rsid w:val="00B914FF"/>
    <w:rsid w:val="00BA58B5"/>
    <w:rsid w:val="00BA7CFD"/>
    <w:rsid w:val="00BC4327"/>
    <w:rsid w:val="00BD2B6B"/>
    <w:rsid w:val="00BD33EF"/>
    <w:rsid w:val="00BE1721"/>
    <w:rsid w:val="00BF1270"/>
    <w:rsid w:val="00BF19AC"/>
    <w:rsid w:val="00BF2622"/>
    <w:rsid w:val="00C020F4"/>
    <w:rsid w:val="00C12528"/>
    <w:rsid w:val="00C12ADC"/>
    <w:rsid w:val="00C169AE"/>
    <w:rsid w:val="00C33787"/>
    <w:rsid w:val="00C44F12"/>
    <w:rsid w:val="00C62058"/>
    <w:rsid w:val="00C70DF4"/>
    <w:rsid w:val="00CA276D"/>
    <w:rsid w:val="00CA3CCD"/>
    <w:rsid w:val="00CB4662"/>
    <w:rsid w:val="00CB5C46"/>
    <w:rsid w:val="00CC1651"/>
    <w:rsid w:val="00CC6F15"/>
    <w:rsid w:val="00CE2C16"/>
    <w:rsid w:val="00CF666D"/>
    <w:rsid w:val="00D01439"/>
    <w:rsid w:val="00D15BDE"/>
    <w:rsid w:val="00D201AE"/>
    <w:rsid w:val="00D22662"/>
    <w:rsid w:val="00D23386"/>
    <w:rsid w:val="00D347AF"/>
    <w:rsid w:val="00D349C5"/>
    <w:rsid w:val="00D57BB8"/>
    <w:rsid w:val="00D64B3F"/>
    <w:rsid w:val="00D6731B"/>
    <w:rsid w:val="00D6787C"/>
    <w:rsid w:val="00DA2795"/>
    <w:rsid w:val="00DC7A15"/>
    <w:rsid w:val="00DD01BD"/>
    <w:rsid w:val="00DD2A80"/>
    <w:rsid w:val="00DE2C16"/>
    <w:rsid w:val="00DE5A82"/>
    <w:rsid w:val="00DF2AD2"/>
    <w:rsid w:val="00E11E10"/>
    <w:rsid w:val="00E23175"/>
    <w:rsid w:val="00E3070A"/>
    <w:rsid w:val="00E322A4"/>
    <w:rsid w:val="00E364D4"/>
    <w:rsid w:val="00E45F48"/>
    <w:rsid w:val="00E50A37"/>
    <w:rsid w:val="00E62068"/>
    <w:rsid w:val="00E94920"/>
    <w:rsid w:val="00EA4DFC"/>
    <w:rsid w:val="00EB1617"/>
    <w:rsid w:val="00EB1F88"/>
    <w:rsid w:val="00EC1D73"/>
    <w:rsid w:val="00EC489B"/>
    <w:rsid w:val="00ED1879"/>
    <w:rsid w:val="00EE3B8C"/>
    <w:rsid w:val="00EE4358"/>
    <w:rsid w:val="00EF5B45"/>
    <w:rsid w:val="00F009BB"/>
    <w:rsid w:val="00F25FC3"/>
    <w:rsid w:val="00F30232"/>
    <w:rsid w:val="00F438E1"/>
    <w:rsid w:val="00F50B74"/>
    <w:rsid w:val="00F71558"/>
    <w:rsid w:val="00F750D2"/>
    <w:rsid w:val="00FA7EE8"/>
    <w:rsid w:val="00FC34BD"/>
    <w:rsid w:val="00FC3D7A"/>
    <w:rsid w:val="00FC4A4B"/>
    <w:rsid w:val="00FD2F21"/>
    <w:rsid w:val="00FD7423"/>
    <w:rsid w:val="00FF5D63"/>
    <w:rsid w:val="00FF69FA"/>
    <w:rsid w:val="00FF6C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E8627"/>
  <w15:chartTrackingRefBased/>
  <w15:docId w15:val="{68C7894A-8A18-4441-9FA9-F2712821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D5E"/>
    <w:pPr>
      <w:spacing w:before="120" w:after="120"/>
    </w:pPr>
    <w:rPr>
      <w:kern w:val="0"/>
      <w14:ligatures w14:val="none"/>
    </w:rPr>
  </w:style>
  <w:style w:type="paragraph" w:styleId="Titre1">
    <w:name w:val="heading 1"/>
    <w:basedOn w:val="Normal"/>
    <w:next w:val="Normal"/>
    <w:link w:val="Titre1Car"/>
    <w:uiPriority w:val="9"/>
    <w:qFormat/>
    <w:rsid w:val="00C62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62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6205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C6205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6205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6205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205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205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205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invisible">
    <w:name w:val="texteinvisible"/>
    <w:next w:val="Normal"/>
    <w:rsid w:val="004165E7"/>
    <w:rPr>
      <w:color w:val="FFFFFF" w:themeColor="background1"/>
      <w:kern w:val="0"/>
      <w14:ligatures w14:val="none"/>
    </w:rPr>
  </w:style>
  <w:style w:type="character" w:styleId="Appelnotedebasdep">
    <w:name w:val="footnote reference"/>
    <w:basedOn w:val="Policepardfaut"/>
    <w:uiPriority w:val="99"/>
    <w:qFormat/>
    <w:rsid w:val="004165E7"/>
    <w:rPr>
      <w:b/>
      <w:color w:val="C00000"/>
      <w:vertAlign w:val="superscript"/>
    </w:rPr>
  </w:style>
  <w:style w:type="paragraph" w:customStyle="1" w:styleId="H2">
    <w:name w:val="H2"/>
    <w:basedOn w:val="Normal"/>
    <w:qFormat/>
    <w:rsid w:val="004165E7"/>
    <w:pPr>
      <w:tabs>
        <w:tab w:val="right" w:pos="9356"/>
      </w:tabs>
    </w:pPr>
    <w:rPr>
      <w:rFonts w:ascii="Arial" w:eastAsia="Times New Roman" w:hAnsi="Arial" w:cs="Arial"/>
      <w:b/>
      <w:spacing w:val="-3"/>
      <w:sz w:val="24"/>
      <w:szCs w:val="24"/>
      <w:lang w:eastAsia="fr-FR"/>
    </w:rPr>
  </w:style>
  <w:style w:type="paragraph" w:customStyle="1" w:styleId="Style1">
    <w:name w:val="Style1"/>
    <w:basedOn w:val="Pieddepage"/>
    <w:link w:val="Style1Car"/>
    <w:rsid w:val="004165E7"/>
  </w:style>
  <w:style w:type="character" w:customStyle="1" w:styleId="Style1Car">
    <w:name w:val="Style1 Car"/>
    <w:basedOn w:val="PieddepageCar"/>
    <w:link w:val="Style1"/>
    <w:rsid w:val="004165E7"/>
    <w:rPr>
      <w:kern w:val="0"/>
      <w14:ligatures w14:val="none"/>
    </w:rPr>
  </w:style>
  <w:style w:type="paragraph" w:styleId="Pieddepage">
    <w:name w:val="footer"/>
    <w:basedOn w:val="Normal"/>
    <w:link w:val="PieddepageCar"/>
    <w:uiPriority w:val="99"/>
    <w:unhideWhenUsed/>
    <w:rsid w:val="004165E7"/>
    <w:pPr>
      <w:tabs>
        <w:tab w:val="center" w:pos="4320"/>
        <w:tab w:val="right" w:pos="8640"/>
      </w:tabs>
    </w:pPr>
  </w:style>
  <w:style w:type="character" w:customStyle="1" w:styleId="PieddepageCar">
    <w:name w:val="Pied de page Car"/>
    <w:basedOn w:val="Policepardfaut"/>
    <w:link w:val="Pieddepage"/>
    <w:uiPriority w:val="99"/>
    <w:rsid w:val="004165E7"/>
    <w:rPr>
      <w:kern w:val="0"/>
      <w14:ligatures w14:val="none"/>
    </w:rPr>
  </w:style>
  <w:style w:type="paragraph" w:styleId="Notedebasdepage">
    <w:name w:val="footnote text"/>
    <w:basedOn w:val="Normal"/>
    <w:link w:val="NotedebasdepageCar"/>
    <w:uiPriority w:val="99"/>
    <w:semiHidden/>
    <w:unhideWhenUsed/>
    <w:rsid w:val="004165E7"/>
    <w:rPr>
      <w:sz w:val="20"/>
      <w:szCs w:val="20"/>
    </w:rPr>
  </w:style>
  <w:style w:type="character" w:customStyle="1" w:styleId="NotedebasdepageCar">
    <w:name w:val="Note de bas de page Car"/>
    <w:basedOn w:val="Policepardfaut"/>
    <w:link w:val="Notedebasdepage"/>
    <w:uiPriority w:val="99"/>
    <w:semiHidden/>
    <w:rsid w:val="004165E7"/>
    <w:rPr>
      <w:kern w:val="0"/>
      <w:sz w:val="20"/>
      <w:szCs w:val="20"/>
      <w14:ligatures w14:val="none"/>
    </w:rPr>
  </w:style>
  <w:style w:type="paragraph" w:styleId="Commentaire">
    <w:name w:val="annotation text"/>
    <w:basedOn w:val="Normal"/>
    <w:link w:val="CommentaireCar"/>
    <w:uiPriority w:val="99"/>
    <w:unhideWhenUsed/>
    <w:rsid w:val="004165E7"/>
    <w:rPr>
      <w:sz w:val="20"/>
      <w:szCs w:val="20"/>
    </w:rPr>
  </w:style>
  <w:style w:type="character" w:customStyle="1" w:styleId="CommentaireCar">
    <w:name w:val="Commentaire Car"/>
    <w:basedOn w:val="Policepardfaut"/>
    <w:link w:val="Commentaire"/>
    <w:uiPriority w:val="99"/>
    <w:rsid w:val="004165E7"/>
    <w:rPr>
      <w:kern w:val="0"/>
      <w:sz w:val="20"/>
      <w:szCs w:val="20"/>
      <w14:ligatures w14:val="none"/>
    </w:rPr>
  </w:style>
  <w:style w:type="paragraph" w:styleId="En-tte">
    <w:name w:val="header"/>
    <w:basedOn w:val="Normal"/>
    <w:link w:val="En-tteCar"/>
    <w:uiPriority w:val="99"/>
    <w:unhideWhenUsed/>
    <w:rsid w:val="004165E7"/>
    <w:pPr>
      <w:tabs>
        <w:tab w:val="center" w:pos="4320"/>
        <w:tab w:val="right" w:pos="8640"/>
      </w:tabs>
    </w:pPr>
  </w:style>
  <w:style w:type="character" w:customStyle="1" w:styleId="En-tteCar">
    <w:name w:val="En-tête Car"/>
    <w:basedOn w:val="Policepardfaut"/>
    <w:link w:val="En-tte"/>
    <w:uiPriority w:val="99"/>
    <w:rsid w:val="004165E7"/>
    <w:rPr>
      <w:kern w:val="0"/>
      <w14:ligatures w14:val="none"/>
    </w:rPr>
  </w:style>
  <w:style w:type="character" w:styleId="Marquedecommentaire">
    <w:name w:val="annotation reference"/>
    <w:basedOn w:val="Policepardfaut"/>
    <w:uiPriority w:val="99"/>
    <w:semiHidden/>
    <w:unhideWhenUsed/>
    <w:rsid w:val="004165E7"/>
    <w:rPr>
      <w:sz w:val="16"/>
      <w:szCs w:val="16"/>
    </w:rPr>
  </w:style>
  <w:style w:type="paragraph" w:styleId="Listecontinue2">
    <w:name w:val="List Continue 2"/>
    <w:basedOn w:val="Normal"/>
    <w:uiPriority w:val="99"/>
    <w:unhideWhenUsed/>
    <w:rsid w:val="004165E7"/>
    <w:pPr>
      <w:ind w:left="566"/>
      <w:contextualSpacing/>
    </w:pPr>
  </w:style>
  <w:style w:type="paragraph" w:styleId="Listecontinue4">
    <w:name w:val="List Continue 4"/>
    <w:basedOn w:val="Normal"/>
    <w:uiPriority w:val="99"/>
    <w:unhideWhenUsed/>
    <w:rsid w:val="004165E7"/>
    <w:pPr>
      <w:ind w:left="1132"/>
      <w:contextualSpacing/>
    </w:pPr>
  </w:style>
  <w:style w:type="character" w:styleId="Lienhypertexte">
    <w:name w:val="Hyperlink"/>
    <w:basedOn w:val="Policepardfaut"/>
    <w:uiPriority w:val="99"/>
    <w:unhideWhenUsed/>
    <w:rsid w:val="004165E7"/>
    <w:rPr>
      <w:color w:val="0563C1" w:themeColor="hyperlink"/>
      <w:u w:val="single"/>
    </w:rPr>
  </w:style>
  <w:style w:type="character" w:styleId="Lienhypertextesuivivisit">
    <w:name w:val="FollowedHyperlink"/>
    <w:basedOn w:val="Policepardfaut"/>
    <w:uiPriority w:val="99"/>
    <w:semiHidden/>
    <w:unhideWhenUsed/>
    <w:rsid w:val="004165E7"/>
    <w:rPr>
      <w:color w:val="954F72" w:themeColor="followedHyperlink"/>
      <w:u w:val="single"/>
    </w:rPr>
  </w:style>
  <w:style w:type="character" w:styleId="lev">
    <w:name w:val="Strong"/>
    <w:basedOn w:val="Policepardfaut"/>
    <w:uiPriority w:val="22"/>
    <w:qFormat/>
    <w:rsid w:val="004165E7"/>
    <w:rPr>
      <w:b/>
      <w:bCs/>
    </w:rPr>
  </w:style>
  <w:style w:type="paragraph" w:styleId="Objetducommentaire">
    <w:name w:val="annotation subject"/>
    <w:basedOn w:val="Commentaire"/>
    <w:next w:val="Commentaire"/>
    <w:link w:val="ObjetducommentaireCar"/>
    <w:uiPriority w:val="99"/>
    <w:semiHidden/>
    <w:unhideWhenUsed/>
    <w:rsid w:val="004165E7"/>
    <w:rPr>
      <w:b/>
      <w:bCs/>
    </w:rPr>
  </w:style>
  <w:style w:type="character" w:customStyle="1" w:styleId="ObjetducommentaireCar">
    <w:name w:val="Objet du commentaire Car"/>
    <w:basedOn w:val="CommentaireCar"/>
    <w:link w:val="Objetducommentaire"/>
    <w:uiPriority w:val="99"/>
    <w:semiHidden/>
    <w:rsid w:val="004165E7"/>
    <w:rPr>
      <w:b/>
      <w:bCs/>
      <w:kern w:val="0"/>
      <w:sz w:val="20"/>
      <w:szCs w:val="20"/>
      <w14:ligatures w14:val="none"/>
    </w:rPr>
  </w:style>
  <w:style w:type="table" w:styleId="Grilledutableau">
    <w:name w:val="Table Grid"/>
    <w:basedOn w:val="TableauNormal"/>
    <w:uiPriority w:val="59"/>
    <w:rsid w:val="004165E7"/>
    <w:pPr>
      <w:spacing w:after="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4165E7"/>
    <w:rPr>
      <w:color w:val="666666"/>
    </w:rPr>
  </w:style>
  <w:style w:type="paragraph" w:styleId="Paragraphedeliste">
    <w:name w:val="List Paragraph"/>
    <w:basedOn w:val="Normal"/>
    <w:uiPriority w:val="34"/>
    <w:qFormat/>
    <w:rsid w:val="004165E7"/>
    <w:pPr>
      <w:ind w:left="720"/>
      <w:contextualSpacing/>
    </w:pPr>
  </w:style>
  <w:style w:type="character" w:styleId="Mentionnonrsolue">
    <w:name w:val="Unresolved Mention"/>
    <w:basedOn w:val="Policepardfaut"/>
    <w:uiPriority w:val="99"/>
    <w:semiHidden/>
    <w:unhideWhenUsed/>
    <w:rsid w:val="004165E7"/>
    <w:rPr>
      <w:color w:val="605E5C"/>
      <w:shd w:val="clear" w:color="auto" w:fill="E1DFDD"/>
    </w:rPr>
  </w:style>
  <w:style w:type="character" w:customStyle="1" w:styleId="Titre1Car">
    <w:name w:val="Titre 1 Car"/>
    <w:basedOn w:val="Policepardfaut"/>
    <w:link w:val="Titre1"/>
    <w:uiPriority w:val="9"/>
    <w:rsid w:val="00C62058"/>
    <w:rPr>
      <w:rFonts w:asciiTheme="majorHAnsi" w:eastAsiaTheme="majorEastAsia" w:hAnsiTheme="majorHAnsi" w:cstheme="majorBidi"/>
      <w:color w:val="2F5496" w:themeColor="accent1" w:themeShade="BF"/>
      <w:kern w:val="0"/>
      <w:sz w:val="40"/>
      <w:szCs w:val="40"/>
      <w14:ligatures w14:val="none"/>
    </w:rPr>
  </w:style>
  <w:style w:type="character" w:customStyle="1" w:styleId="Titre2Car">
    <w:name w:val="Titre 2 Car"/>
    <w:basedOn w:val="Policepardfaut"/>
    <w:link w:val="Titre2"/>
    <w:uiPriority w:val="9"/>
    <w:rsid w:val="00C62058"/>
    <w:rPr>
      <w:rFonts w:asciiTheme="majorHAnsi" w:eastAsiaTheme="majorEastAsia" w:hAnsiTheme="majorHAnsi" w:cstheme="majorBidi"/>
      <w:color w:val="2F5496" w:themeColor="accent1" w:themeShade="BF"/>
      <w:kern w:val="0"/>
      <w:sz w:val="32"/>
      <w:szCs w:val="32"/>
      <w14:ligatures w14:val="none"/>
    </w:rPr>
  </w:style>
  <w:style w:type="character" w:customStyle="1" w:styleId="Titre3Car">
    <w:name w:val="Titre 3 Car"/>
    <w:basedOn w:val="Policepardfaut"/>
    <w:link w:val="Titre3"/>
    <w:uiPriority w:val="9"/>
    <w:rsid w:val="00C62058"/>
    <w:rPr>
      <w:rFonts w:eastAsiaTheme="majorEastAsia" w:cstheme="majorBidi"/>
      <w:color w:val="2F5496" w:themeColor="accent1" w:themeShade="BF"/>
      <w:kern w:val="0"/>
      <w:sz w:val="28"/>
      <w:szCs w:val="28"/>
      <w14:ligatures w14:val="none"/>
    </w:rPr>
  </w:style>
  <w:style w:type="character" w:customStyle="1" w:styleId="Titre4Car">
    <w:name w:val="Titre 4 Car"/>
    <w:basedOn w:val="Policepardfaut"/>
    <w:link w:val="Titre4"/>
    <w:uiPriority w:val="9"/>
    <w:rsid w:val="00C62058"/>
    <w:rPr>
      <w:rFonts w:eastAsiaTheme="majorEastAsia" w:cstheme="majorBidi"/>
      <w:i/>
      <w:iCs/>
      <w:color w:val="2F5496" w:themeColor="accent1" w:themeShade="BF"/>
      <w:kern w:val="0"/>
      <w14:ligatures w14:val="none"/>
    </w:rPr>
  </w:style>
  <w:style w:type="character" w:customStyle="1" w:styleId="Titre5Car">
    <w:name w:val="Titre 5 Car"/>
    <w:basedOn w:val="Policepardfaut"/>
    <w:link w:val="Titre5"/>
    <w:uiPriority w:val="9"/>
    <w:semiHidden/>
    <w:rsid w:val="00C62058"/>
    <w:rPr>
      <w:rFonts w:eastAsiaTheme="majorEastAsia" w:cstheme="majorBidi"/>
      <w:color w:val="2F5496" w:themeColor="accent1" w:themeShade="BF"/>
      <w:kern w:val="0"/>
      <w14:ligatures w14:val="none"/>
    </w:rPr>
  </w:style>
  <w:style w:type="character" w:customStyle="1" w:styleId="Titre6Car">
    <w:name w:val="Titre 6 Car"/>
    <w:basedOn w:val="Policepardfaut"/>
    <w:link w:val="Titre6"/>
    <w:uiPriority w:val="9"/>
    <w:semiHidden/>
    <w:rsid w:val="00C62058"/>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C62058"/>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C62058"/>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C62058"/>
    <w:rPr>
      <w:rFonts w:eastAsiaTheme="majorEastAsia" w:cstheme="majorBidi"/>
      <w:color w:val="272727" w:themeColor="text1" w:themeTint="D8"/>
      <w:kern w:val="0"/>
      <w14:ligatures w14:val="none"/>
    </w:rPr>
  </w:style>
  <w:style w:type="paragraph" w:styleId="Titre">
    <w:name w:val="Title"/>
    <w:basedOn w:val="Normal"/>
    <w:next w:val="Normal"/>
    <w:link w:val="TitreCar"/>
    <w:uiPriority w:val="10"/>
    <w:qFormat/>
    <w:rsid w:val="00C6205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2058"/>
    <w:rPr>
      <w:rFonts w:asciiTheme="majorHAnsi" w:eastAsiaTheme="majorEastAsia" w:hAnsiTheme="majorHAnsi" w:cstheme="majorBidi"/>
      <w:spacing w:val="-10"/>
      <w:kern w:val="28"/>
      <w:sz w:val="56"/>
      <w:szCs w:val="56"/>
      <w14:ligatures w14:val="none"/>
    </w:rPr>
  </w:style>
  <w:style w:type="paragraph" w:styleId="Sous-titre">
    <w:name w:val="Subtitle"/>
    <w:basedOn w:val="Normal"/>
    <w:next w:val="Normal"/>
    <w:link w:val="Sous-titreCar"/>
    <w:uiPriority w:val="11"/>
    <w:qFormat/>
    <w:rsid w:val="00C6205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2058"/>
    <w:rPr>
      <w:rFonts w:eastAsiaTheme="majorEastAsia"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C6205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62058"/>
    <w:rPr>
      <w:i/>
      <w:iCs/>
      <w:color w:val="404040" w:themeColor="text1" w:themeTint="BF"/>
      <w:kern w:val="0"/>
      <w14:ligatures w14:val="none"/>
    </w:rPr>
  </w:style>
  <w:style w:type="character" w:styleId="Accentuationintense">
    <w:name w:val="Intense Emphasis"/>
    <w:basedOn w:val="Policepardfaut"/>
    <w:uiPriority w:val="21"/>
    <w:qFormat/>
    <w:rsid w:val="00C62058"/>
    <w:rPr>
      <w:i/>
      <w:iCs/>
      <w:color w:val="2F5496" w:themeColor="accent1" w:themeShade="BF"/>
    </w:rPr>
  </w:style>
  <w:style w:type="paragraph" w:styleId="Citationintense">
    <w:name w:val="Intense Quote"/>
    <w:basedOn w:val="Normal"/>
    <w:next w:val="Normal"/>
    <w:link w:val="CitationintenseCar"/>
    <w:uiPriority w:val="30"/>
    <w:qFormat/>
    <w:rsid w:val="00C62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62058"/>
    <w:rPr>
      <w:i/>
      <w:iCs/>
      <w:color w:val="2F5496" w:themeColor="accent1" w:themeShade="BF"/>
      <w:kern w:val="0"/>
      <w14:ligatures w14:val="none"/>
    </w:rPr>
  </w:style>
  <w:style w:type="character" w:styleId="Rfrenceintense">
    <w:name w:val="Intense Reference"/>
    <w:basedOn w:val="Policepardfaut"/>
    <w:uiPriority w:val="32"/>
    <w:qFormat/>
    <w:rsid w:val="00C62058"/>
    <w:rPr>
      <w:b/>
      <w:bCs/>
      <w:smallCaps/>
      <w:color w:val="2F5496" w:themeColor="accent1" w:themeShade="BF"/>
      <w:spacing w:val="5"/>
    </w:rPr>
  </w:style>
  <w:style w:type="character" w:styleId="Accentuation">
    <w:name w:val="Emphasis"/>
    <w:basedOn w:val="Policepardfaut"/>
    <w:uiPriority w:val="20"/>
    <w:qFormat/>
    <w:rsid w:val="00031689"/>
    <w:rPr>
      <w:i/>
      <w:iCs/>
    </w:rPr>
  </w:style>
  <w:style w:type="paragraph" w:styleId="Sansinterligne">
    <w:name w:val="No Spacing"/>
    <w:uiPriority w:val="1"/>
    <w:qFormat/>
    <w:rsid w:val="0007366D"/>
    <w:pPr>
      <w:spacing w:after="0"/>
    </w:pPr>
    <w:rPr>
      <w:kern w:val="0"/>
      <w14:ligatures w14:val="none"/>
    </w:rPr>
  </w:style>
  <w:style w:type="paragraph" w:styleId="Bibliographie">
    <w:name w:val="Bibliography"/>
    <w:basedOn w:val="Normal"/>
    <w:next w:val="Normal"/>
    <w:uiPriority w:val="37"/>
    <w:unhideWhenUsed/>
    <w:rsid w:val="005A0FB0"/>
  </w:style>
  <w:style w:type="paragraph" w:customStyle="1" w:styleId="CustomHeading">
    <w:name w:val="CustomHeading"/>
    <w:rsid w:val="00996036"/>
    <w:pPr>
      <w:spacing w:line="276" w:lineRule="auto"/>
    </w:pPr>
    <w:rPr>
      <w:rFonts w:eastAsiaTheme="minorEastAsia"/>
      <w:b/>
      <w:kern w:val="0"/>
      <w:sz w:val="28"/>
      <w:lang w:val="en-US"/>
      <w14:ligatures w14:val="none"/>
    </w:rPr>
  </w:style>
  <w:style w:type="character" w:styleId="Accentuationlgre">
    <w:name w:val="Subtle Emphasis"/>
    <w:basedOn w:val="Policepardfaut"/>
    <w:uiPriority w:val="19"/>
    <w:qFormat/>
    <w:rsid w:val="005F16A7"/>
    <w:rPr>
      <w:i/>
      <w:iCs/>
      <w:color w:val="404040" w:themeColor="text1" w:themeTint="BF"/>
    </w:rPr>
  </w:style>
  <w:style w:type="paragraph" w:styleId="En-ttedetabledesmatires">
    <w:name w:val="TOC Heading"/>
    <w:basedOn w:val="Titre1"/>
    <w:next w:val="Normal"/>
    <w:uiPriority w:val="39"/>
    <w:unhideWhenUsed/>
    <w:qFormat/>
    <w:rsid w:val="0059404F"/>
    <w:pPr>
      <w:spacing w:before="240" w:after="0" w:line="259" w:lineRule="auto"/>
      <w:outlineLvl w:val="9"/>
    </w:pPr>
    <w:rPr>
      <w:sz w:val="32"/>
      <w:szCs w:val="32"/>
      <w:lang w:eastAsia="fr-CA"/>
    </w:rPr>
  </w:style>
  <w:style w:type="paragraph" w:styleId="Rvision">
    <w:name w:val="Revision"/>
    <w:hidden/>
    <w:uiPriority w:val="99"/>
    <w:semiHidden/>
    <w:rsid w:val="00D347AF"/>
    <w:pPr>
      <w:spacing w:after="0"/>
    </w:pPr>
    <w:rPr>
      <w:kern w:val="0"/>
      <w14:ligatures w14:val="none"/>
    </w:rPr>
  </w:style>
  <w:style w:type="character" w:styleId="CodeHTML">
    <w:name w:val="HTML Code"/>
    <w:basedOn w:val="Policepardfaut"/>
    <w:uiPriority w:val="99"/>
    <w:semiHidden/>
    <w:unhideWhenUsed/>
    <w:rsid w:val="003857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937">
      <w:bodyDiv w:val="1"/>
      <w:marLeft w:val="0"/>
      <w:marRight w:val="0"/>
      <w:marTop w:val="0"/>
      <w:marBottom w:val="0"/>
      <w:divBdr>
        <w:top w:val="none" w:sz="0" w:space="0" w:color="auto"/>
        <w:left w:val="none" w:sz="0" w:space="0" w:color="auto"/>
        <w:bottom w:val="none" w:sz="0" w:space="0" w:color="auto"/>
        <w:right w:val="none" w:sz="0" w:space="0" w:color="auto"/>
      </w:divBdr>
    </w:div>
    <w:div w:id="57166226">
      <w:bodyDiv w:val="1"/>
      <w:marLeft w:val="0"/>
      <w:marRight w:val="0"/>
      <w:marTop w:val="0"/>
      <w:marBottom w:val="0"/>
      <w:divBdr>
        <w:top w:val="none" w:sz="0" w:space="0" w:color="auto"/>
        <w:left w:val="none" w:sz="0" w:space="0" w:color="auto"/>
        <w:bottom w:val="none" w:sz="0" w:space="0" w:color="auto"/>
        <w:right w:val="none" w:sz="0" w:space="0" w:color="auto"/>
      </w:divBdr>
      <w:divsChild>
        <w:div w:id="1930774646">
          <w:marLeft w:val="0"/>
          <w:marRight w:val="0"/>
          <w:marTop w:val="0"/>
          <w:marBottom w:val="0"/>
          <w:divBdr>
            <w:top w:val="none" w:sz="0" w:space="0" w:color="auto"/>
            <w:left w:val="none" w:sz="0" w:space="0" w:color="auto"/>
            <w:bottom w:val="none" w:sz="0" w:space="0" w:color="auto"/>
            <w:right w:val="none" w:sz="0" w:space="0" w:color="auto"/>
          </w:divBdr>
        </w:div>
      </w:divsChild>
    </w:div>
    <w:div w:id="59908096">
      <w:bodyDiv w:val="1"/>
      <w:marLeft w:val="0"/>
      <w:marRight w:val="0"/>
      <w:marTop w:val="0"/>
      <w:marBottom w:val="0"/>
      <w:divBdr>
        <w:top w:val="none" w:sz="0" w:space="0" w:color="auto"/>
        <w:left w:val="none" w:sz="0" w:space="0" w:color="auto"/>
        <w:bottom w:val="none" w:sz="0" w:space="0" w:color="auto"/>
        <w:right w:val="none" w:sz="0" w:space="0" w:color="auto"/>
      </w:divBdr>
    </w:div>
    <w:div w:id="78410133">
      <w:bodyDiv w:val="1"/>
      <w:marLeft w:val="0"/>
      <w:marRight w:val="0"/>
      <w:marTop w:val="0"/>
      <w:marBottom w:val="0"/>
      <w:divBdr>
        <w:top w:val="none" w:sz="0" w:space="0" w:color="auto"/>
        <w:left w:val="none" w:sz="0" w:space="0" w:color="auto"/>
        <w:bottom w:val="none" w:sz="0" w:space="0" w:color="auto"/>
        <w:right w:val="none" w:sz="0" w:space="0" w:color="auto"/>
      </w:divBdr>
      <w:divsChild>
        <w:div w:id="1546412286">
          <w:marLeft w:val="0"/>
          <w:marRight w:val="0"/>
          <w:marTop w:val="0"/>
          <w:marBottom w:val="0"/>
          <w:divBdr>
            <w:top w:val="none" w:sz="0" w:space="0" w:color="auto"/>
            <w:left w:val="none" w:sz="0" w:space="0" w:color="auto"/>
            <w:bottom w:val="none" w:sz="0" w:space="0" w:color="auto"/>
            <w:right w:val="none" w:sz="0" w:space="0" w:color="auto"/>
          </w:divBdr>
        </w:div>
      </w:divsChild>
    </w:div>
    <w:div w:id="95102960">
      <w:bodyDiv w:val="1"/>
      <w:marLeft w:val="0"/>
      <w:marRight w:val="0"/>
      <w:marTop w:val="0"/>
      <w:marBottom w:val="0"/>
      <w:divBdr>
        <w:top w:val="none" w:sz="0" w:space="0" w:color="auto"/>
        <w:left w:val="none" w:sz="0" w:space="0" w:color="auto"/>
        <w:bottom w:val="none" w:sz="0" w:space="0" w:color="auto"/>
        <w:right w:val="none" w:sz="0" w:space="0" w:color="auto"/>
      </w:divBdr>
    </w:div>
    <w:div w:id="96020655">
      <w:bodyDiv w:val="1"/>
      <w:marLeft w:val="0"/>
      <w:marRight w:val="0"/>
      <w:marTop w:val="0"/>
      <w:marBottom w:val="0"/>
      <w:divBdr>
        <w:top w:val="none" w:sz="0" w:space="0" w:color="auto"/>
        <w:left w:val="none" w:sz="0" w:space="0" w:color="auto"/>
        <w:bottom w:val="none" w:sz="0" w:space="0" w:color="auto"/>
        <w:right w:val="none" w:sz="0" w:space="0" w:color="auto"/>
      </w:divBdr>
    </w:div>
    <w:div w:id="107238678">
      <w:bodyDiv w:val="1"/>
      <w:marLeft w:val="0"/>
      <w:marRight w:val="0"/>
      <w:marTop w:val="0"/>
      <w:marBottom w:val="0"/>
      <w:divBdr>
        <w:top w:val="none" w:sz="0" w:space="0" w:color="auto"/>
        <w:left w:val="none" w:sz="0" w:space="0" w:color="auto"/>
        <w:bottom w:val="none" w:sz="0" w:space="0" w:color="auto"/>
        <w:right w:val="none" w:sz="0" w:space="0" w:color="auto"/>
      </w:divBdr>
    </w:div>
    <w:div w:id="126512306">
      <w:bodyDiv w:val="1"/>
      <w:marLeft w:val="0"/>
      <w:marRight w:val="0"/>
      <w:marTop w:val="0"/>
      <w:marBottom w:val="0"/>
      <w:divBdr>
        <w:top w:val="none" w:sz="0" w:space="0" w:color="auto"/>
        <w:left w:val="none" w:sz="0" w:space="0" w:color="auto"/>
        <w:bottom w:val="none" w:sz="0" w:space="0" w:color="auto"/>
        <w:right w:val="none" w:sz="0" w:space="0" w:color="auto"/>
      </w:divBdr>
      <w:divsChild>
        <w:div w:id="193960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38574">
      <w:bodyDiv w:val="1"/>
      <w:marLeft w:val="0"/>
      <w:marRight w:val="0"/>
      <w:marTop w:val="0"/>
      <w:marBottom w:val="0"/>
      <w:divBdr>
        <w:top w:val="none" w:sz="0" w:space="0" w:color="auto"/>
        <w:left w:val="none" w:sz="0" w:space="0" w:color="auto"/>
        <w:bottom w:val="none" w:sz="0" w:space="0" w:color="auto"/>
        <w:right w:val="none" w:sz="0" w:space="0" w:color="auto"/>
      </w:divBdr>
    </w:div>
    <w:div w:id="172913862">
      <w:bodyDiv w:val="1"/>
      <w:marLeft w:val="0"/>
      <w:marRight w:val="0"/>
      <w:marTop w:val="0"/>
      <w:marBottom w:val="0"/>
      <w:divBdr>
        <w:top w:val="none" w:sz="0" w:space="0" w:color="auto"/>
        <w:left w:val="none" w:sz="0" w:space="0" w:color="auto"/>
        <w:bottom w:val="none" w:sz="0" w:space="0" w:color="auto"/>
        <w:right w:val="none" w:sz="0" w:space="0" w:color="auto"/>
      </w:divBdr>
    </w:div>
    <w:div w:id="257061004">
      <w:bodyDiv w:val="1"/>
      <w:marLeft w:val="0"/>
      <w:marRight w:val="0"/>
      <w:marTop w:val="0"/>
      <w:marBottom w:val="0"/>
      <w:divBdr>
        <w:top w:val="none" w:sz="0" w:space="0" w:color="auto"/>
        <w:left w:val="none" w:sz="0" w:space="0" w:color="auto"/>
        <w:bottom w:val="none" w:sz="0" w:space="0" w:color="auto"/>
        <w:right w:val="none" w:sz="0" w:space="0" w:color="auto"/>
      </w:divBdr>
    </w:div>
    <w:div w:id="294141786">
      <w:bodyDiv w:val="1"/>
      <w:marLeft w:val="0"/>
      <w:marRight w:val="0"/>
      <w:marTop w:val="0"/>
      <w:marBottom w:val="0"/>
      <w:divBdr>
        <w:top w:val="none" w:sz="0" w:space="0" w:color="auto"/>
        <w:left w:val="none" w:sz="0" w:space="0" w:color="auto"/>
        <w:bottom w:val="none" w:sz="0" w:space="0" w:color="auto"/>
        <w:right w:val="none" w:sz="0" w:space="0" w:color="auto"/>
      </w:divBdr>
    </w:div>
    <w:div w:id="344213882">
      <w:bodyDiv w:val="1"/>
      <w:marLeft w:val="0"/>
      <w:marRight w:val="0"/>
      <w:marTop w:val="0"/>
      <w:marBottom w:val="0"/>
      <w:divBdr>
        <w:top w:val="none" w:sz="0" w:space="0" w:color="auto"/>
        <w:left w:val="none" w:sz="0" w:space="0" w:color="auto"/>
        <w:bottom w:val="none" w:sz="0" w:space="0" w:color="auto"/>
        <w:right w:val="none" w:sz="0" w:space="0" w:color="auto"/>
      </w:divBdr>
    </w:div>
    <w:div w:id="362680587">
      <w:bodyDiv w:val="1"/>
      <w:marLeft w:val="0"/>
      <w:marRight w:val="0"/>
      <w:marTop w:val="0"/>
      <w:marBottom w:val="0"/>
      <w:divBdr>
        <w:top w:val="none" w:sz="0" w:space="0" w:color="auto"/>
        <w:left w:val="none" w:sz="0" w:space="0" w:color="auto"/>
        <w:bottom w:val="none" w:sz="0" w:space="0" w:color="auto"/>
        <w:right w:val="none" w:sz="0" w:space="0" w:color="auto"/>
      </w:divBdr>
    </w:div>
    <w:div w:id="373042236">
      <w:bodyDiv w:val="1"/>
      <w:marLeft w:val="0"/>
      <w:marRight w:val="0"/>
      <w:marTop w:val="0"/>
      <w:marBottom w:val="0"/>
      <w:divBdr>
        <w:top w:val="none" w:sz="0" w:space="0" w:color="auto"/>
        <w:left w:val="none" w:sz="0" w:space="0" w:color="auto"/>
        <w:bottom w:val="none" w:sz="0" w:space="0" w:color="auto"/>
        <w:right w:val="none" w:sz="0" w:space="0" w:color="auto"/>
      </w:divBdr>
    </w:div>
    <w:div w:id="391806517">
      <w:bodyDiv w:val="1"/>
      <w:marLeft w:val="0"/>
      <w:marRight w:val="0"/>
      <w:marTop w:val="0"/>
      <w:marBottom w:val="0"/>
      <w:divBdr>
        <w:top w:val="none" w:sz="0" w:space="0" w:color="auto"/>
        <w:left w:val="none" w:sz="0" w:space="0" w:color="auto"/>
        <w:bottom w:val="none" w:sz="0" w:space="0" w:color="auto"/>
        <w:right w:val="none" w:sz="0" w:space="0" w:color="auto"/>
      </w:divBdr>
    </w:div>
    <w:div w:id="395864183">
      <w:bodyDiv w:val="1"/>
      <w:marLeft w:val="0"/>
      <w:marRight w:val="0"/>
      <w:marTop w:val="0"/>
      <w:marBottom w:val="0"/>
      <w:divBdr>
        <w:top w:val="none" w:sz="0" w:space="0" w:color="auto"/>
        <w:left w:val="none" w:sz="0" w:space="0" w:color="auto"/>
        <w:bottom w:val="none" w:sz="0" w:space="0" w:color="auto"/>
        <w:right w:val="none" w:sz="0" w:space="0" w:color="auto"/>
      </w:divBdr>
    </w:div>
    <w:div w:id="484321244">
      <w:bodyDiv w:val="1"/>
      <w:marLeft w:val="0"/>
      <w:marRight w:val="0"/>
      <w:marTop w:val="0"/>
      <w:marBottom w:val="0"/>
      <w:divBdr>
        <w:top w:val="none" w:sz="0" w:space="0" w:color="auto"/>
        <w:left w:val="none" w:sz="0" w:space="0" w:color="auto"/>
        <w:bottom w:val="none" w:sz="0" w:space="0" w:color="auto"/>
        <w:right w:val="none" w:sz="0" w:space="0" w:color="auto"/>
      </w:divBdr>
    </w:div>
    <w:div w:id="505748109">
      <w:bodyDiv w:val="1"/>
      <w:marLeft w:val="0"/>
      <w:marRight w:val="0"/>
      <w:marTop w:val="0"/>
      <w:marBottom w:val="0"/>
      <w:divBdr>
        <w:top w:val="none" w:sz="0" w:space="0" w:color="auto"/>
        <w:left w:val="none" w:sz="0" w:space="0" w:color="auto"/>
        <w:bottom w:val="none" w:sz="0" w:space="0" w:color="auto"/>
        <w:right w:val="none" w:sz="0" w:space="0" w:color="auto"/>
      </w:divBdr>
    </w:div>
    <w:div w:id="533537625">
      <w:bodyDiv w:val="1"/>
      <w:marLeft w:val="0"/>
      <w:marRight w:val="0"/>
      <w:marTop w:val="0"/>
      <w:marBottom w:val="0"/>
      <w:divBdr>
        <w:top w:val="none" w:sz="0" w:space="0" w:color="auto"/>
        <w:left w:val="none" w:sz="0" w:space="0" w:color="auto"/>
        <w:bottom w:val="none" w:sz="0" w:space="0" w:color="auto"/>
        <w:right w:val="none" w:sz="0" w:space="0" w:color="auto"/>
      </w:divBdr>
    </w:div>
    <w:div w:id="597639944">
      <w:bodyDiv w:val="1"/>
      <w:marLeft w:val="0"/>
      <w:marRight w:val="0"/>
      <w:marTop w:val="0"/>
      <w:marBottom w:val="0"/>
      <w:divBdr>
        <w:top w:val="none" w:sz="0" w:space="0" w:color="auto"/>
        <w:left w:val="none" w:sz="0" w:space="0" w:color="auto"/>
        <w:bottom w:val="none" w:sz="0" w:space="0" w:color="auto"/>
        <w:right w:val="none" w:sz="0" w:space="0" w:color="auto"/>
      </w:divBdr>
    </w:div>
    <w:div w:id="644354989">
      <w:bodyDiv w:val="1"/>
      <w:marLeft w:val="0"/>
      <w:marRight w:val="0"/>
      <w:marTop w:val="0"/>
      <w:marBottom w:val="0"/>
      <w:divBdr>
        <w:top w:val="none" w:sz="0" w:space="0" w:color="auto"/>
        <w:left w:val="none" w:sz="0" w:space="0" w:color="auto"/>
        <w:bottom w:val="none" w:sz="0" w:space="0" w:color="auto"/>
        <w:right w:val="none" w:sz="0" w:space="0" w:color="auto"/>
      </w:divBdr>
    </w:div>
    <w:div w:id="663317991">
      <w:bodyDiv w:val="1"/>
      <w:marLeft w:val="0"/>
      <w:marRight w:val="0"/>
      <w:marTop w:val="0"/>
      <w:marBottom w:val="0"/>
      <w:divBdr>
        <w:top w:val="none" w:sz="0" w:space="0" w:color="auto"/>
        <w:left w:val="none" w:sz="0" w:space="0" w:color="auto"/>
        <w:bottom w:val="none" w:sz="0" w:space="0" w:color="auto"/>
        <w:right w:val="none" w:sz="0" w:space="0" w:color="auto"/>
      </w:divBdr>
    </w:div>
    <w:div w:id="673651751">
      <w:bodyDiv w:val="1"/>
      <w:marLeft w:val="0"/>
      <w:marRight w:val="0"/>
      <w:marTop w:val="0"/>
      <w:marBottom w:val="0"/>
      <w:divBdr>
        <w:top w:val="none" w:sz="0" w:space="0" w:color="auto"/>
        <w:left w:val="none" w:sz="0" w:space="0" w:color="auto"/>
        <w:bottom w:val="none" w:sz="0" w:space="0" w:color="auto"/>
        <w:right w:val="none" w:sz="0" w:space="0" w:color="auto"/>
      </w:divBdr>
    </w:div>
    <w:div w:id="680356814">
      <w:bodyDiv w:val="1"/>
      <w:marLeft w:val="0"/>
      <w:marRight w:val="0"/>
      <w:marTop w:val="0"/>
      <w:marBottom w:val="0"/>
      <w:divBdr>
        <w:top w:val="none" w:sz="0" w:space="0" w:color="auto"/>
        <w:left w:val="none" w:sz="0" w:space="0" w:color="auto"/>
        <w:bottom w:val="none" w:sz="0" w:space="0" w:color="auto"/>
        <w:right w:val="none" w:sz="0" w:space="0" w:color="auto"/>
      </w:divBdr>
    </w:div>
    <w:div w:id="731123459">
      <w:bodyDiv w:val="1"/>
      <w:marLeft w:val="0"/>
      <w:marRight w:val="0"/>
      <w:marTop w:val="0"/>
      <w:marBottom w:val="0"/>
      <w:divBdr>
        <w:top w:val="none" w:sz="0" w:space="0" w:color="auto"/>
        <w:left w:val="none" w:sz="0" w:space="0" w:color="auto"/>
        <w:bottom w:val="none" w:sz="0" w:space="0" w:color="auto"/>
        <w:right w:val="none" w:sz="0" w:space="0" w:color="auto"/>
      </w:divBdr>
    </w:div>
    <w:div w:id="854685165">
      <w:bodyDiv w:val="1"/>
      <w:marLeft w:val="0"/>
      <w:marRight w:val="0"/>
      <w:marTop w:val="0"/>
      <w:marBottom w:val="0"/>
      <w:divBdr>
        <w:top w:val="none" w:sz="0" w:space="0" w:color="auto"/>
        <w:left w:val="none" w:sz="0" w:space="0" w:color="auto"/>
        <w:bottom w:val="none" w:sz="0" w:space="0" w:color="auto"/>
        <w:right w:val="none" w:sz="0" w:space="0" w:color="auto"/>
      </w:divBdr>
    </w:div>
    <w:div w:id="872301117">
      <w:bodyDiv w:val="1"/>
      <w:marLeft w:val="0"/>
      <w:marRight w:val="0"/>
      <w:marTop w:val="0"/>
      <w:marBottom w:val="0"/>
      <w:divBdr>
        <w:top w:val="none" w:sz="0" w:space="0" w:color="auto"/>
        <w:left w:val="none" w:sz="0" w:space="0" w:color="auto"/>
        <w:bottom w:val="none" w:sz="0" w:space="0" w:color="auto"/>
        <w:right w:val="none" w:sz="0" w:space="0" w:color="auto"/>
      </w:divBdr>
    </w:div>
    <w:div w:id="939335848">
      <w:bodyDiv w:val="1"/>
      <w:marLeft w:val="0"/>
      <w:marRight w:val="0"/>
      <w:marTop w:val="0"/>
      <w:marBottom w:val="0"/>
      <w:divBdr>
        <w:top w:val="none" w:sz="0" w:space="0" w:color="auto"/>
        <w:left w:val="none" w:sz="0" w:space="0" w:color="auto"/>
        <w:bottom w:val="none" w:sz="0" w:space="0" w:color="auto"/>
        <w:right w:val="none" w:sz="0" w:space="0" w:color="auto"/>
      </w:divBdr>
    </w:div>
    <w:div w:id="959991680">
      <w:bodyDiv w:val="1"/>
      <w:marLeft w:val="0"/>
      <w:marRight w:val="0"/>
      <w:marTop w:val="0"/>
      <w:marBottom w:val="0"/>
      <w:divBdr>
        <w:top w:val="none" w:sz="0" w:space="0" w:color="auto"/>
        <w:left w:val="none" w:sz="0" w:space="0" w:color="auto"/>
        <w:bottom w:val="none" w:sz="0" w:space="0" w:color="auto"/>
        <w:right w:val="none" w:sz="0" w:space="0" w:color="auto"/>
      </w:divBdr>
    </w:div>
    <w:div w:id="974792048">
      <w:bodyDiv w:val="1"/>
      <w:marLeft w:val="0"/>
      <w:marRight w:val="0"/>
      <w:marTop w:val="0"/>
      <w:marBottom w:val="0"/>
      <w:divBdr>
        <w:top w:val="none" w:sz="0" w:space="0" w:color="auto"/>
        <w:left w:val="none" w:sz="0" w:space="0" w:color="auto"/>
        <w:bottom w:val="none" w:sz="0" w:space="0" w:color="auto"/>
        <w:right w:val="none" w:sz="0" w:space="0" w:color="auto"/>
      </w:divBdr>
    </w:div>
    <w:div w:id="1045174857">
      <w:bodyDiv w:val="1"/>
      <w:marLeft w:val="0"/>
      <w:marRight w:val="0"/>
      <w:marTop w:val="0"/>
      <w:marBottom w:val="0"/>
      <w:divBdr>
        <w:top w:val="none" w:sz="0" w:space="0" w:color="auto"/>
        <w:left w:val="none" w:sz="0" w:space="0" w:color="auto"/>
        <w:bottom w:val="none" w:sz="0" w:space="0" w:color="auto"/>
        <w:right w:val="none" w:sz="0" w:space="0" w:color="auto"/>
      </w:divBdr>
    </w:div>
    <w:div w:id="1051155948">
      <w:bodyDiv w:val="1"/>
      <w:marLeft w:val="0"/>
      <w:marRight w:val="0"/>
      <w:marTop w:val="0"/>
      <w:marBottom w:val="0"/>
      <w:divBdr>
        <w:top w:val="none" w:sz="0" w:space="0" w:color="auto"/>
        <w:left w:val="none" w:sz="0" w:space="0" w:color="auto"/>
        <w:bottom w:val="none" w:sz="0" w:space="0" w:color="auto"/>
        <w:right w:val="none" w:sz="0" w:space="0" w:color="auto"/>
      </w:divBdr>
    </w:div>
    <w:div w:id="1112824086">
      <w:bodyDiv w:val="1"/>
      <w:marLeft w:val="0"/>
      <w:marRight w:val="0"/>
      <w:marTop w:val="0"/>
      <w:marBottom w:val="0"/>
      <w:divBdr>
        <w:top w:val="none" w:sz="0" w:space="0" w:color="auto"/>
        <w:left w:val="none" w:sz="0" w:space="0" w:color="auto"/>
        <w:bottom w:val="none" w:sz="0" w:space="0" w:color="auto"/>
        <w:right w:val="none" w:sz="0" w:space="0" w:color="auto"/>
      </w:divBdr>
    </w:div>
    <w:div w:id="1130783162">
      <w:bodyDiv w:val="1"/>
      <w:marLeft w:val="0"/>
      <w:marRight w:val="0"/>
      <w:marTop w:val="0"/>
      <w:marBottom w:val="0"/>
      <w:divBdr>
        <w:top w:val="none" w:sz="0" w:space="0" w:color="auto"/>
        <w:left w:val="none" w:sz="0" w:space="0" w:color="auto"/>
        <w:bottom w:val="none" w:sz="0" w:space="0" w:color="auto"/>
        <w:right w:val="none" w:sz="0" w:space="0" w:color="auto"/>
      </w:divBdr>
    </w:div>
    <w:div w:id="1177845724">
      <w:bodyDiv w:val="1"/>
      <w:marLeft w:val="0"/>
      <w:marRight w:val="0"/>
      <w:marTop w:val="0"/>
      <w:marBottom w:val="0"/>
      <w:divBdr>
        <w:top w:val="none" w:sz="0" w:space="0" w:color="auto"/>
        <w:left w:val="none" w:sz="0" w:space="0" w:color="auto"/>
        <w:bottom w:val="none" w:sz="0" w:space="0" w:color="auto"/>
        <w:right w:val="none" w:sz="0" w:space="0" w:color="auto"/>
      </w:divBdr>
    </w:div>
    <w:div w:id="1228419238">
      <w:bodyDiv w:val="1"/>
      <w:marLeft w:val="0"/>
      <w:marRight w:val="0"/>
      <w:marTop w:val="0"/>
      <w:marBottom w:val="0"/>
      <w:divBdr>
        <w:top w:val="none" w:sz="0" w:space="0" w:color="auto"/>
        <w:left w:val="none" w:sz="0" w:space="0" w:color="auto"/>
        <w:bottom w:val="none" w:sz="0" w:space="0" w:color="auto"/>
        <w:right w:val="none" w:sz="0" w:space="0" w:color="auto"/>
      </w:divBdr>
    </w:div>
    <w:div w:id="1231426825">
      <w:bodyDiv w:val="1"/>
      <w:marLeft w:val="0"/>
      <w:marRight w:val="0"/>
      <w:marTop w:val="0"/>
      <w:marBottom w:val="0"/>
      <w:divBdr>
        <w:top w:val="none" w:sz="0" w:space="0" w:color="auto"/>
        <w:left w:val="none" w:sz="0" w:space="0" w:color="auto"/>
        <w:bottom w:val="none" w:sz="0" w:space="0" w:color="auto"/>
        <w:right w:val="none" w:sz="0" w:space="0" w:color="auto"/>
      </w:divBdr>
    </w:div>
    <w:div w:id="1234314556">
      <w:bodyDiv w:val="1"/>
      <w:marLeft w:val="0"/>
      <w:marRight w:val="0"/>
      <w:marTop w:val="0"/>
      <w:marBottom w:val="0"/>
      <w:divBdr>
        <w:top w:val="none" w:sz="0" w:space="0" w:color="auto"/>
        <w:left w:val="none" w:sz="0" w:space="0" w:color="auto"/>
        <w:bottom w:val="none" w:sz="0" w:space="0" w:color="auto"/>
        <w:right w:val="none" w:sz="0" w:space="0" w:color="auto"/>
      </w:divBdr>
    </w:div>
    <w:div w:id="1236863952">
      <w:bodyDiv w:val="1"/>
      <w:marLeft w:val="0"/>
      <w:marRight w:val="0"/>
      <w:marTop w:val="0"/>
      <w:marBottom w:val="0"/>
      <w:divBdr>
        <w:top w:val="none" w:sz="0" w:space="0" w:color="auto"/>
        <w:left w:val="none" w:sz="0" w:space="0" w:color="auto"/>
        <w:bottom w:val="none" w:sz="0" w:space="0" w:color="auto"/>
        <w:right w:val="none" w:sz="0" w:space="0" w:color="auto"/>
      </w:divBdr>
    </w:div>
    <w:div w:id="1278490298">
      <w:bodyDiv w:val="1"/>
      <w:marLeft w:val="0"/>
      <w:marRight w:val="0"/>
      <w:marTop w:val="0"/>
      <w:marBottom w:val="0"/>
      <w:divBdr>
        <w:top w:val="none" w:sz="0" w:space="0" w:color="auto"/>
        <w:left w:val="none" w:sz="0" w:space="0" w:color="auto"/>
        <w:bottom w:val="none" w:sz="0" w:space="0" w:color="auto"/>
        <w:right w:val="none" w:sz="0" w:space="0" w:color="auto"/>
      </w:divBdr>
    </w:div>
    <w:div w:id="1301421314">
      <w:bodyDiv w:val="1"/>
      <w:marLeft w:val="0"/>
      <w:marRight w:val="0"/>
      <w:marTop w:val="0"/>
      <w:marBottom w:val="0"/>
      <w:divBdr>
        <w:top w:val="none" w:sz="0" w:space="0" w:color="auto"/>
        <w:left w:val="none" w:sz="0" w:space="0" w:color="auto"/>
        <w:bottom w:val="none" w:sz="0" w:space="0" w:color="auto"/>
        <w:right w:val="none" w:sz="0" w:space="0" w:color="auto"/>
      </w:divBdr>
    </w:div>
    <w:div w:id="1323311022">
      <w:bodyDiv w:val="1"/>
      <w:marLeft w:val="0"/>
      <w:marRight w:val="0"/>
      <w:marTop w:val="0"/>
      <w:marBottom w:val="0"/>
      <w:divBdr>
        <w:top w:val="none" w:sz="0" w:space="0" w:color="auto"/>
        <w:left w:val="none" w:sz="0" w:space="0" w:color="auto"/>
        <w:bottom w:val="none" w:sz="0" w:space="0" w:color="auto"/>
        <w:right w:val="none" w:sz="0" w:space="0" w:color="auto"/>
      </w:divBdr>
    </w:div>
    <w:div w:id="1384331124">
      <w:bodyDiv w:val="1"/>
      <w:marLeft w:val="0"/>
      <w:marRight w:val="0"/>
      <w:marTop w:val="0"/>
      <w:marBottom w:val="0"/>
      <w:divBdr>
        <w:top w:val="none" w:sz="0" w:space="0" w:color="auto"/>
        <w:left w:val="none" w:sz="0" w:space="0" w:color="auto"/>
        <w:bottom w:val="none" w:sz="0" w:space="0" w:color="auto"/>
        <w:right w:val="none" w:sz="0" w:space="0" w:color="auto"/>
      </w:divBdr>
    </w:div>
    <w:div w:id="1389256313">
      <w:bodyDiv w:val="1"/>
      <w:marLeft w:val="0"/>
      <w:marRight w:val="0"/>
      <w:marTop w:val="0"/>
      <w:marBottom w:val="0"/>
      <w:divBdr>
        <w:top w:val="none" w:sz="0" w:space="0" w:color="auto"/>
        <w:left w:val="none" w:sz="0" w:space="0" w:color="auto"/>
        <w:bottom w:val="none" w:sz="0" w:space="0" w:color="auto"/>
        <w:right w:val="none" w:sz="0" w:space="0" w:color="auto"/>
      </w:divBdr>
    </w:div>
    <w:div w:id="1390494844">
      <w:bodyDiv w:val="1"/>
      <w:marLeft w:val="0"/>
      <w:marRight w:val="0"/>
      <w:marTop w:val="0"/>
      <w:marBottom w:val="0"/>
      <w:divBdr>
        <w:top w:val="none" w:sz="0" w:space="0" w:color="auto"/>
        <w:left w:val="none" w:sz="0" w:space="0" w:color="auto"/>
        <w:bottom w:val="none" w:sz="0" w:space="0" w:color="auto"/>
        <w:right w:val="none" w:sz="0" w:space="0" w:color="auto"/>
      </w:divBdr>
    </w:div>
    <w:div w:id="1396927602">
      <w:bodyDiv w:val="1"/>
      <w:marLeft w:val="0"/>
      <w:marRight w:val="0"/>
      <w:marTop w:val="0"/>
      <w:marBottom w:val="0"/>
      <w:divBdr>
        <w:top w:val="none" w:sz="0" w:space="0" w:color="auto"/>
        <w:left w:val="none" w:sz="0" w:space="0" w:color="auto"/>
        <w:bottom w:val="none" w:sz="0" w:space="0" w:color="auto"/>
        <w:right w:val="none" w:sz="0" w:space="0" w:color="auto"/>
      </w:divBdr>
    </w:div>
    <w:div w:id="1401828640">
      <w:bodyDiv w:val="1"/>
      <w:marLeft w:val="0"/>
      <w:marRight w:val="0"/>
      <w:marTop w:val="0"/>
      <w:marBottom w:val="0"/>
      <w:divBdr>
        <w:top w:val="none" w:sz="0" w:space="0" w:color="auto"/>
        <w:left w:val="none" w:sz="0" w:space="0" w:color="auto"/>
        <w:bottom w:val="none" w:sz="0" w:space="0" w:color="auto"/>
        <w:right w:val="none" w:sz="0" w:space="0" w:color="auto"/>
      </w:divBdr>
    </w:div>
    <w:div w:id="1424956896">
      <w:bodyDiv w:val="1"/>
      <w:marLeft w:val="0"/>
      <w:marRight w:val="0"/>
      <w:marTop w:val="0"/>
      <w:marBottom w:val="0"/>
      <w:divBdr>
        <w:top w:val="none" w:sz="0" w:space="0" w:color="auto"/>
        <w:left w:val="none" w:sz="0" w:space="0" w:color="auto"/>
        <w:bottom w:val="none" w:sz="0" w:space="0" w:color="auto"/>
        <w:right w:val="none" w:sz="0" w:space="0" w:color="auto"/>
      </w:divBdr>
    </w:div>
    <w:div w:id="1477723662">
      <w:bodyDiv w:val="1"/>
      <w:marLeft w:val="0"/>
      <w:marRight w:val="0"/>
      <w:marTop w:val="0"/>
      <w:marBottom w:val="0"/>
      <w:divBdr>
        <w:top w:val="none" w:sz="0" w:space="0" w:color="auto"/>
        <w:left w:val="none" w:sz="0" w:space="0" w:color="auto"/>
        <w:bottom w:val="none" w:sz="0" w:space="0" w:color="auto"/>
        <w:right w:val="none" w:sz="0" w:space="0" w:color="auto"/>
      </w:divBdr>
    </w:div>
    <w:div w:id="1510485892">
      <w:bodyDiv w:val="1"/>
      <w:marLeft w:val="0"/>
      <w:marRight w:val="0"/>
      <w:marTop w:val="0"/>
      <w:marBottom w:val="0"/>
      <w:divBdr>
        <w:top w:val="none" w:sz="0" w:space="0" w:color="auto"/>
        <w:left w:val="none" w:sz="0" w:space="0" w:color="auto"/>
        <w:bottom w:val="none" w:sz="0" w:space="0" w:color="auto"/>
        <w:right w:val="none" w:sz="0" w:space="0" w:color="auto"/>
      </w:divBdr>
    </w:div>
    <w:div w:id="1538813141">
      <w:bodyDiv w:val="1"/>
      <w:marLeft w:val="0"/>
      <w:marRight w:val="0"/>
      <w:marTop w:val="0"/>
      <w:marBottom w:val="0"/>
      <w:divBdr>
        <w:top w:val="none" w:sz="0" w:space="0" w:color="auto"/>
        <w:left w:val="none" w:sz="0" w:space="0" w:color="auto"/>
        <w:bottom w:val="none" w:sz="0" w:space="0" w:color="auto"/>
        <w:right w:val="none" w:sz="0" w:space="0" w:color="auto"/>
      </w:divBdr>
    </w:div>
    <w:div w:id="1545675226">
      <w:bodyDiv w:val="1"/>
      <w:marLeft w:val="0"/>
      <w:marRight w:val="0"/>
      <w:marTop w:val="0"/>
      <w:marBottom w:val="0"/>
      <w:divBdr>
        <w:top w:val="none" w:sz="0" w:space="0" w:color="auto"/>
        <w:left w:val="none" w:sz="0" w:space="0" w:color="auto"/>
        <w:bottom w:val="none" w:sz="0" w:space="0" w:color="auto"/>
        <w:right w:val="none" w:sz="0" w:space="0" w:color="auto"/>
      </w:divBdr>
    </w:div>
    <w:div w:id="1554660457">
      <w:bodyDiv w:val="1"/>
      <w:marLeft w:val="0"/>
      <w:marRight w:val="0"/>
      <w:marTop w:val="0"/>
      <w:marBottom w:val="0"/>
      <w:divBdr>
        <w:top w:val="none" w:sz="0" w:space="0" w:color="auto"/>
        <w:left w:val="none" w:sz="0" w:space="0" w:color="auto"/>
        <w:bottom w:val="none" w:sz="0" w:space="0" w:color="auto"/>
        <w:right w:val="none" w:sz="0" w:space="0" w:color="auto"/>
      </w:divBdr>
    </w:div>
    <w:div w:id="1593049883">
      <w:bodyDiv w:val="1"/>
      <w:marLeft w:val="0"/>
      <w:marRight w:val="0"/>
      <w:marTop w:val="0"/>
      <w:marBottom w:val="0"/>
      <w:divBdr>
        <w:top w:val="none" w:sz="0" w:space="0" w:color="auto"/>
        <w:left w:val="none" w:sz="0" w:space="0" w:color="auto"/>
        <w:bottom w:val="none" w:sz="0" w:space="0" w:color="auto"/>
        <w:right w:val="none" w:sz="0" w:space="0" w:color="auto"/>
      </w:divBdr>
    </w:div>
    <w:div w:id="1629317546">
      <w:bodyDiv w:val="1"/>
      <w:marLeft w:val="0"/>
      <w:marRight w:val="0"/>
      <w:marTop w:val="0"/>
      <w:marBottom w:val="0"/>
      <w:divBdr>
        <w:top w:val="none" w:sz="0" w:space="0" w:color="auto"/>
        <w:left w:val="none" w:sz="0" w:space="0" w:color="auto"/>
        <w:bottom w:val="none" w:sz="0" w:space="0" w:color="auto"/>
        <w:right w:val="none" w:sz="0" w:space="0" w:color="auto"/>
      </w:divBdr>
    </w:div>
    <w:div w:id="1644195178">
      <w:bodyDiv w:val="1"/>
      <w:marLeft w:val="0"/>
      <w:marRight w:val="0"/>
      <w:marTop w:val="0"/>
      <w:marBottom w:val="0"/>
      <w:divBdr>
        <w:top w:val="none" w:sz="0" w:space="0" w:color="auto"/>
        <w:left w:val="none" w:sz="0" w:space="0" w:color="auto"/>
        <w:bottom w:val="none" w:sz="0" w:space="0" w:color="auto"/>
        <w:right w:val="none" w:sz="0" w:space="0" w:color="auto"/>
      </w:divBdr>
      <w:divsChild>
        <w:div w:id="676660821">
          <w:marLeft w:val="0"/>
          <w:marRight w:val="0"/>
          <w:marTop w:val="0"/>
          <w:marBottom w:val="0"/>
          <w:divBdr>
            <w:top w:val="none" w:sz="0" w:space="0" w:color="auto"/>
            <w:left w:val="none" w:sz="0" w:space="0" w:color="auto"/>
            <w:bottom w:val="none" w:sz="0" w:space="0" w:color="auto"/>
            <w:right w:val="none" w:sz="0" w:space="0" w:color="auto"/>
          </w:divBdr>
        </w:div>
      </w:divsChild>
    </w:div>
    <w:div w:id="1672953767">
      <w:bodyDiv w:val="1"/>
      <w:marLeft w:val="0"/>
      <w:marRight w:val="0"/>
      <w:marTop w:val="0"/>
      <w:marBottom w:val="0"/>
      <w:divBdr>
        <w:top w:val="none" w:sz="0" w:space="0" w:color="auto"/>
        <w:left w:val="none" w:sz="0" w:space="0" w:color="auto"/>
        <w:bottom w:val="none" w:sz="0" w:space="0" w:color="auto"/>
        <w:right w:val="none" w:sz="0" w:space="0" w:color="auto"/>
      </w:divBdr>
    </w:div>
    <w:div w:id="1696420658">
      <w:bodyDiv w:val="1"/>
      <w:marLeft w:val="0"/>
      <w:marRight w:val="0"/>
      <w:marTop w:val="0"/>
      <w:marBottom w:val="0"/>
      <w:divBdr>
        <w:top w:val="none" w:sz="0" w:space="0" w:color="auto"/>
        <w:left w:val="none" w:sz="0" w:space="0" w:color="auto"/>
        <w:bottom w:val="none" w:sz="0" w:space="0" w:color="auto"/>
        <w:right w:val="none" w:sz="0" w:space="0" w:color="auto"/>
      </w:divBdr>
    </w:div>
    <w:div w:id="1715234624">
      <w:bodyDiv w:val="1"/>
      <w:marLeft w:val="0"/>
      <w:marRight w:val="0"/>
      <w:marTop w:val="0"/>
      <w:marBottom w:val="0"/>
      <w:divBdr>
        <w:top w:val="none" w:sz="0" w:space="0" w:color="auto"/>
        <w:left w:val="none" w:sz="0" w:space="0" w:color="auto"/>
        <w:bottom w:val="none" w:sz="0" w:space="0" w:color="auto"/>
        <w:right w:val="none" w:sz="0" w:space="0" w:color="auto"/>
      </w:divBdr>
    </w:div>
    <w:div w:id="1719357089">
      <w:bodyDiv w:val="1"/>
      <w:marLeft w:val="0"/>
      <w:marRight w:val="0"/>
      <w:marTop w:val="0"/>
      <w:marBottom w:val="0"/>
      <w:divBdr>
        <w:top w:val="none" w:sz="0" w:space="0" w:color="auto"/>
        <w:left w:val="none" w:sz="0" w:space="0" w:color="auto"/>
        <w:bottom w:val="none" w:sz="0" w:space="0" w:color="auto"/>
        <w:right w:val="none" w:sz="0" w:space="0" w:color="auto"/>
      </w:divBdr>
    </w:div>
    <w:div w:id="1732314968">
      <w:bodyDiv w:val="1"/>
      <w:marLeft w:val="0"/>
      <w:marRight w:val="0"/>
      <w:marTop w:val="0"/>
      <w:marBottom w:val="0"/>
      <w:divBdr>
        <w:top w:val="none" w:sz="0" w:space="0" w:color="auto"/>
        <w:left w:val="none" w:sz="0" w:space="0" w:color="auto"/>
        <w:bottom w:val="none" w:sz="0" w:space="0" w:color="auto"/>
        <w:right w:val="none" w:sz="0" w:space="0" w:color="auto"/>
      </w:divBdr>
    </w:div>
    <w:div w:id="1778868264">
      <w:bodyDiv w:val="1"/>
      <w:marLeft w:val="0"/>
      <w:marRight w:val="0"/>
      <w:marTop w:val="0"/>
      <w:marBottom w:val="0"/>
      <w:divBdr>
        <w:top w:val="none" w:sz="0" w:space="0" w:color="auto"/>
        <w:left w:val="none" w:sz="0" w:space="0" w:color="auto"/>
        <w:bottom w:val="none" w:sz="0" w:space="0" w:color="auto"/>
        <w:right w:val="none" w:sz="0" w:space="0" w:color="auto"/>
      </w:divBdr>
    </w:div>
    <w:div w:id="1961063194">
      <w:bodyDiv w:val="1"/>
      <w:marLeft w:val="0"/>
      <w:marRight w:val="0"/>
      <w:marTop w:val="0"/>
      <w:marBottom w:val="0"/>
      <w:divBdr>
        <w:top w:val="none" w:sz="0" w:space="0" w:color="auto"/>
        <w:left w:val="none" w:sz="0" w:space="0" w:color="auto"/>
        <w:bottom w:val="none" w:sz="0" w:space="0" w:color="auto"/>
        <w:right w:val="none" w:sz="0" w:space="0" w:color="auto"/>
      </w:divBdr>
    </w:div>
    <w:div w:id="1967001897">
      <w:bodyDiv w:val="1"/>
      <w:marLeft w:val="0"/>
      <w:marRight w:val="0"/>
      <w:marTop w:val="0"/>
      <w:marBottom w:val="0"/>
      <w:divBdr>
        <w:top w:val="none" w:sz="0" w:space="0" w:color="auto"/>
        <w:left w:val="none" w:sz="0" w:space="0" w:color="auto"/>
        <w:bottom w:val="none" w:sz="0" w:space="0" w:color="auto"/>
        <w:right w:val="none" w:sz="0" w:space="0" w:color="auto"/>
      </w:divBdr>
    </w:div>
    <w:div w:id="1986158062">
      <w:bodyDiv w:val="1"/>
      <w:marLeft w:val="0"/>
      <w:marRight w:val="0"/>
      <w:marTop w:val="0"/>
      <w:marBottom w:val="0"/>
      <w:divBdr>
        <w:top w:val="none" w:sz="0" w:space="0" w:color="auto"/>
        <w:left w:val="none" w:sz="0" w:space="0" w:color="auto"/>
        <w:bottom w:val="none" w:sz="0" w:space="0" w:color="auto"/>
        <w:right w:val="none" w:sz="0" w:space="0" w:color="auto"/>
      </w:divBdr>
    </w:div>
    <w:div w:id="2063478914">
      <w:bodyDiv w:val="1"/>
      <w:marLeft w:val="0"/>
      <w:marRight w:val="0"/>
      <w:marTop w:val="0"/>
      <w:marBottom w:val="0"/>
      <w:divBdr>
        <w:top w:val="none" w:sz="0" w:space="0" w:color="auto"/>
        <w:left w:val="none" w:sz="0" w:space="0" w:color="auto"/>
        <w:bottom w:val="none" w:sz="0" w:space="0" w:color="auto"/>
        <w:right w:val="none" w:sz="0" w:space="0" w:color="auto"/>
      </w:divBdr>
    </w:div>
    <w:div w:id="2086340593">
      <w:bodyDiv w:val="1"/>
      <w:marLeft w:val="0"/>
      <w:marRight w:val="0"/>
      <w:marTop w:val="0"/>
      <w:marBottom w:val="0"/>
      <w:divBdr>
        <w:top w:val="none" w:sz="0" w:space="0" w:color="auto"/>
        <w:left w:val="none" w:sz="0" w:space="0" w:color="auto"/>
        <w:bottom w:val="none" w:sz="0" w:space="0" w:color="auto"/>
        <w:right w:val="none" w:sz="0" w:space="0" w:color="auto"/>
      </w:divBdr>
    </w:div>
    <w:div w:id="208950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peakerdeck.com/colinfay/building-a-package-that-lasts-erum-2018-workshop?slide=1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139/f89-06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AN.R-project.org/package=MuM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SFA</b:Tag>
    <b:SourceType>Report</b:SourceType>
    <b:Guid>{99153B15-92B7-4583-8A51-3AECC1DBB44F}</b:Guid>
    <b:Title>Guide de normalisation des méthodes d’inventaire ichtyologique en eaux intérieures, Tome I, Acquisition de données</b:Title>
    <b:Publisher>ministère des Ressources naturelles et de la Faune</b:Publisher>
    <b:Author>
      <b:Author>
        <b:Corporate>Service de la faune aquatique</b:Corporate>
      </b:Author>
    </b:Author>
    <b:Year>2011</b:Year>
    <b:City>Québec</b:City>
    <b:Pages>137</b:Pages>
    <b:RefOrder>1</b:RefOrder>
  </b:Source>
  <b:Source>
    <b:Tag>Fay22</b:Tag>
    <b:SourceType>Book</b:SourceType>
    <b:Guid>{40865160-8D03-4E17-A10C-DA3199BD9268}</b:Guid>
    <b:Title>Engineering Production-Grade Shiny Apps</b:Title>
    <b:Year>2022</b:Year>
    <b:Publisher>CRC Press</b:Publisher>
    <b:City>Boca Raton</b:City>
    <b:Author>
      <b:Author>
        <b:NameList>
          <b:Person>
            <b:Last>Fay</b:Last>
            <b:First>Colin</b:First>
          </b:Person>
          <b:Person>
            <b:Last>Rochette</b:Last>
            <b:First>Sébastien</b:First>
          </b:Person>
          <b:Person>
            <b:Last>Guyader</b:Last>
            <b:First>Vincent</b:First>
          </b:Person>
          <b:Person>
            <b:Last>Girard</b:Last>
            <b:First>Cervan</b:First>
          </b:Person>
        </b:NameList>
      </b:Author>
    </b:Author>
    <b:RefOrder>3</b:RefOrder>
  </b:Source>
  <b:Source>
    <b:Tag>Wic23</b:Tag>
    <b:SourceType>Book</b:SourceType>
    <b:Guid>{ED64315E-2D62-4698-A60F-3557302DC50A}</b:Guid>
    <b:Title>R Packages (2e)</b:Title>
    <b:Year>2023</b:Year>
    <b:City>Sebastopol</b:City>
    <b:Publisher>O'Reilly Media</b:Publisher>
    <b:Author>
      <b:Author>
        <b:NameList>
          <b:Person>
            <b:Last>Wickham</b:Last>
            <b:First>Hadley</b:First>
          </b:Person>
          <b:Person>
            <b:Last>Bryan</b:Last>
            <b:First>Jennifer</b:First>
          </b:Person>
        </b:NameList>
      </b:Author>
    </b:Author>
    <b:RefOrder>4</b:RefOrder>
  </b:Source>
  <b:Source>
    <b:Tag>Cha25</b:Tag>
    <b:SourceType>Misc</b:SourceType>
    <b:Guid>{A9938C9E-536A-4A4E-8299-24A028C1F5A4}</b:Guid>
    <b:Title>shiny: Web Application Framework for R</b:Title>
    <b:Year>2025</b:Year>
    <b:Author>
      <b:Author>
        <b:NameList>
          <b:Person>
            <b:Last>Chang</b:Last>
            <b:First>Winston</b:First>
          </b:Person>
          <b:Person>
            <b:Last>Cheng</b:Last>
            <b:First>Joe</b:First>
          </b:Person>
          <b:Person>
            <b:Last>Allaire</b:Last>
            <b:First>JJ</b:First>
          </b:Person>
          <b:Person>
            <b:Last>Sievert</b:Last>
            <b:First>Carson</b:First>
          </b:Person>
          <b:Person>
            <b:Last>Schloerke</b:Last>
            <b:First>Barret</b:First>
          </b:Person>
          <b:Person>
            <b:Last>Xie</b:Last>
            <b:First>Yihui</b:First>
          </b:Person>
          <b:Person>
            <b:Last>Allen</b:Last>
            <b:First>Jeff</b:First>
          </b:Person>
          <b:Person>
            <b:Last>McPherson</b:Last>
            <b:First>Jonathan</b:First>
          </b:Person>
          <b:Person>
            <b:Last>Dipert</b:Last>
            <b:First>Alan</b:First>
          </b:Person>
          <b:Person>
            <b:Last>Borges</b:Last>
            <b:First>Barbara</b:First>
          </b:Person>
        </b:NameList>
      </b:Author>
    </b:Author>
    <b:URL>https://github.com/rstudio/shiny</b:URL>
    <b:RefOrder>5</b:RefOrder>
  </b:Source>
  <b:Source>
    <b:Tag>Wic21</b:Tag>
    <b:SourceType>Book</b:SourceType>
    <b:Guid>{428CB0A7-C43F-4861-B672-3ED32DE617C3}</b:Guid>
    <b:Author>
      <b:Author>
        <b:NameList>
          <b:Person>
            <b:Last>Wickham</b:Last>
            <b:First>Hadley</b:First>
          </b:Person>
        </b:NameList>
      </b:Author>
    </b:Author>
    <b:Title>Mastering Shiny</b:Title>
    <b:Year>2021</b:Year>
    <b:Publisher>O'Reilly Media</b:Publisher>
    <b:RefOrder>6</b:RefOrder>
  </b:Source>
  <b:Source>
    <b:Tag>Gra22</b:Tag>
    <b:SourceType>Book</b:SourceType>
    <b:Guid>{35AD7353-1F07-446D-B5C2-CAE26B695683}</b:Guid>
    <b:Title>Outstanding User Interfaces with Shiny</b:Title>
    <b:Year>2022</b:Year>
    <b:City>New York</b:City>
    <b:Publisher>Chapman &amp; Hall/CRC The R Series</b:Publisher>
    <b:Author>
      <b:Author>
        <b:NameList>
          <b:Person>
            <b:Last>Granjon</b:Last>
            <b:First>David</b:First>
          </b:Person>
        </b:NameList>
      </b:Author>
    </b:Author>
    <b:RefOrder>7</b:RefOrder>
  </b:Source>
  <b:Source>
    <b:Tag>Ogl16</b:Tag>
    <b:SourceType>Book</b:SourceType>
    <b:Guid>{17A88AC2-46B9-496E-A8A4-5F1B615C17E6}</b:Guid>
    <b:Title>Introductory Fisheries Analyses with R</b:Title>
    <b:Year>2016</b:Year>
    <b:City>New York</b:City>
    <b:Publisher>Chapman &amp; Hall/CRC The R Series</b:Publisher>
    <b:Author>
      <b:Author>
        <b:NameList>
          <b:Person>
            <b:Last>Ogle</b:Last>
            <b:First>Derek</b:First>
          </b:Person>
        </b:NameList>
      </b:Author>
    </b:Author>
    <b:RefOrder>8</b:RefOrder>
  </b:Source>
  <b:Source>
    <b:Tag>Xie20</b:Tag>
    <b:SourceType>Book</b:SourceType>
    <b:Guid>{89A75043-0817-46C6-B7F7-5382B3ABF3FD}</b:Guid>
    <b:Title>R Markdown Cookbook</b:Title>
    <b:Year>2020</b:Year>
    <b:City>New York</b:City>
    <b:Publisher>Chapman &amp; Hall/CRC The R Series</b:Publisher>
    <b:Author>
      <b:Author>
        <b:NameList>
          <b:Person>
            <b:Last>Xie</b:Last>
            <b:First>Yihui</b:First>
          </b:Person>
          <b:Person>
            <b:Last>Dervieux</b:Last>
            <b:First>Christophe</b:First>
          </b:Person>
          <b:Person>
            <b:Last>Riederer</b:Last>
            <b:First>Emily</b:First>
          </b:Person>
        </b:NameList>
      </b:Author>
    </b:Author>
    <b:RefOrder>9</b:RefOrder>
  </b:Source>
  <b:Source>
    <b:Tag>Had20</b:Tag>
    <b:SourceType>Book</b:SourceType>
    <b:Guid>{B0F46C6E-900E-4504-B951-53401E4F21BF}</b:Guid>
    <b:Title>Using R for Modelling and Quantitative Methods in Fisheries</b:Title>
    <b:Year>2020</b:Year>
    <b:City>New York</b:City>
    <b:Publisher>Chapman &amp; Hall/CRC The R Series</b:Publisher>
    <b:Author>
      <b:Author>
        <b:NameList>
          <b:Person>
            <b:Last>Haddon</b:Last>
            <b:First>Malcolm</b:First>
          </b:Person>
        </b:NameList>
      </b:Author>
    </b:Author>
    <b:RefOrder>10</b:RefOrder>
  </b:Source>
  <b:Source>
    <b:Tag>Gan20</b:Tag>
    <b:SourceType>Book</b:SourceType>
    <b:Guid>{AD28DA93-2525-4998-BC0D-CE14A34D8DFD}</b:Guid>
    <b:Title>Reproducible Research with R and RStudio</b:Title>
    <b:Year>2020</b:Year>
    <b:City>New York</b:City>
    <b:Publisher>Chapman &amp; Hall/CRC The R Series</b:Publisher>
    <b:Author>
      <b:Author>
        <b:NameList>
          <b:Person>
            <b:Last>Gandrud</b:Last>
            <b:First>Christopher</b:First>
          </b:Person>
        </b:NameList>
      </b:Author>
    </b:Author>
    <b:RefOrder>11</b:RefOrder>
  </b:Source>
  <b:Source>
    <b:Tag>Wic19</b:Tag>
    <b:SourceType>Book</b:SourceType>
    <b:Guid>{1FA8930D-6A34-418F-8859-BED82CA849E3}</b:Guid>
    <b:Title>Advanced R, Second Edition</b:Title>
    <b:Year>2019</b:Year>
    <b:City>New York</b:City>
    <b:Publisher>Chapman &amp; Hall/CRC The R Series</b:Publisher>
    <b:Author>
      <b:Author>
        <b:NameList>
          <b:Person>
            <b:Last>Wickham</b:Last>
            <b:First>Hadley</b:First>
          </b:Person>
        </b:NameList>
      </b:Author>
    </b:Author>
    <b:RefOrder>12</b:RefOrder>
  </b:Source>
  <b:Source>
    <b:Tag>Wic16</b:Tag>
    <b:SourceType>Book</b:SourceType>
    <b:Guid>{775235E3-2E8A-4D13-9C6D-47669C479246}</b:Guid>
    <b:Title>ggplot2: Elegant Graphics for Data Analysis (3e)</b:Title>
    <b:Year>2016</b:Year>
    <b:Publisher>Springer Cham Use R! </b:Publisher>
    <b:Author>
      <b:Author>
        <b:NameList>
          <b:Person>
            <b:Last>Wickham</b:Last>
            <b:First>Hadley</b:First>
          </b:Person>
          <b:Person>
            <b:Last>Navarro</b:Last>
            <b:First>Danielle</b:First>
          </b:Person>
          <b:Person>
            <b:Last>Pedersen</b:Last>
            <b:Middle>Lin</b:Middle>
            <b:First>Thomas</b:First>
          </b:Person>
        </b:NameList>
      </b:Author>
    </b:Author>
    <b:RefOrder>13</b:RefOrder>
  </b:Source>
  <b:Source>
    <b:Tag>Wic232</b:Tag>
    <b:SourceType>Book</b:SourceType>
    <b:Guid>{4D37E6AD-81BB-4381-ACD9-E616E17A23B6}</b:Guid>
    <b:Title>R for Data Science, 2nd Edition</b:Title>
    <b:Year>2023</b:Year>
    <b:Publisher>O'Reilly Media, Inc.</b:Publisher>
    <b:Author>
      <b:Author>
        <b:NameList>
          <b:Person>
            <b:Last>Wickham</b:Last>
            <b:First>Hadley</b:First>
          </b:Person>
          <b:Person>
            <b:Last>Grolemund</b:Last>
            <b:First>Garrett</b:First>
          </b:Person>
          <b:Person>
            <b:Last>Cetinkaya-Rundel</b:Last>
            <b:First>Mine</b:First>
          </b:Person>
        </b:NameList>
      </b:Author>
    </b:Author>
    <b:RefOrder>14</b:RefOrder>
  </b:Source>
  <b:Source>
    <b:Tag>RCo23</b:Tag>
    <b:SourceType>Misc</b:SourceType>
    <b:Guid>{7DA42B69-5A6B-49F6-B6D0-CFFE408C61BA}</b:Guid>
    <b:Author>
      <b:Author>
        <b:Corporate>R Core Team</b:Corporate>
      </b:Author>
    </b:Author>
    <b:Title>R: A Language and Environment for Statistical Computing</b:Title>
    <b:Year>2023</b:Year>
    <b:City>Vienne</b:City>
    <b:Publisher>R Foundation for Statistical Computing</b:Publisher>
    <b:CountryRegion>Auriche</b:CountryRegion>
    <b:RefOrder>15</b:RefOrder>
  </b:Source>
  <b:Source>
    <b:Tag>Plo21</b:Tag>
    <b:SourceType>Misc</b:SourceType>
    <b:Guid>{61339F0C-3AD4-4775-9BA1-28AEBAE9F1BD}</b:Guid>
    <b:Title>DYNAPOP-QC: Outil d'aide à l'analyse de données d'inventaire ichtyologique</b:Title>
    <b:Year>2021</b:Year>
    <b:City>Québec</b:City>
    <b:Publisher>Ministère des Forêts, de la Faune et des Parcs, Direction générale de la gestion de la faune et de ses habitats, Direction de l'expertise sur la faune aquatique</b:Publisher>
    <b:Author>
      <b:Author>
        <b:NameList>
          <b:Person>
            <b:Last>Plourde</b:Last>
            <b:First>Jérôme</b:First>
          </b:Person>
          <b:Person>
            <b:Last>Arvisais</b:Last>
            <b:First>Martin</b:First>
          </b:Person>
          <b:Person>
            <b:Last>Tremblay</b:Last>
            <b:First>Audrey</b:First>
          </b:Person>
          <b:Person>
            <b:Last>Gagné</b:Last>
            <b:First>Stéphanie</b:First>
          </b:Person>
        </b:NameList>
      </b:Author>
    </b:Author>
    <b:RefOrder>2</b:RefOrder>
  </b:Source>
</b:Sources>
</file>

<file path=customXml/itemProps1.xml><?xml version="1.0" encoding="utf-8"?>
<ds:datastoreItem xmlns:ds="http://schemas.openxmlformats.org/officeDocument/2006/customXml" ds:itemID="{4A860D83-A8A1-43B8-A55D-D9B0A3AA076E}">
  <ds:schemaRefs>
    <ds:schemaRef ds:uri="http://schemas.openxmlformats.org/officeDocument/2006/bibliography"/>
  </ds:schemaRefs>
</ds:datastoreItem>
</file>

<file path=docMetadata/LabelInfo.xml><?xml version="1.0" encoding="utf-8"?>
<clbl:labelList xmlns:clbl="http://schemas.microsoft.com/office/2020/mipLabelMetadata">
  <clbl:label id="{4262d4ec-5a67-4957-abb6-bf78aca6a6f5}" enabled="0" method="" siteId="{4262d4ec-5a67-4957-abb6-bf78aca6a6f5}" removed="1"/>
</clbl:labelList>
</file>

<file path=docProps/app.xml><?xml version="1.0" encoding="utf-8"?>
<Properties xmlns="http://schemas.openxmlformats.org/officeDocument/2006/extended-properties" xmlns:vt="http://schemas.openxmlformats.org/officeDocument/2006/docPropsVTypes">
  <Template>Normal.dotm</Template>
  <TotalTime>263</TotalTime>
  <Pages>17</Pages>
  <Words>4075</Words>
  <Characters>22417</Characters>
  <Application>Microsoft Office Word</Application>
  <DocSecurity>0</DocSecurity>
  <Lines>186</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Brûlé, Caroline</dc:creator>
  <cp:keywords/>
  <dc:description/>
  <cp:lastModifiedBy>Brûlé, Caroline</cp:lastModifiedBy>
  <cp:revision>7</cp:revision>
  <dcterms:created xsi:type="dcterms:W3CDTF">2025-04-30T17:24:00Z</dcterms:created>
  <dcterms:modified xsi:type="dcterms:W3CDTF">2025-05-02T14:35:00Z</dcterms:modified>
</cp:coreProperties>
</file>